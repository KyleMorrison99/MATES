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CAF2F" w14:textId="77777777" w:rsidR="00287FA4" w:rsidRPr="00287FA4" w:rsidRDefault="00287FA4" w:rsidP="00287FA4">
      <w:pPr>
        <w:spacing w:line="480" w:lineRule="auto"/>
        <w:rPr>
          <w:rFonts w:ascii="Calibri" w:hAnsi="Calibri" w:cs="Calibri"/>
          <w:b/>
          <w:bCs/>
          <w:sz w:val="24"/>
          <w:szCs w:val="24"/>
          <w:u w:val="single"/>
        </w:rPr>
      </w:pPr>
      <w:r w:rsidRPr="00287FA4">
        <w:rPr>
          <w:rFonts w:ascii="Calibri" w:hAnsi="Calibri" w:cs="Calibri"/>
          <w:b/>
          <w:bCs/>
          <w:sz w:val="24"/>
          <w:szCs w:val="24"/>
          <w:u w:val="single"/>
        </w:rPr>
        <w:t>Meta-analysis Appraisal Tool for Environmental Sciences (MATES) task feedback</w:t>
      </w:r>
    </w:p>
    <w:p w14:paraId="15498F38" w14:textId="77777777" w:rsidR="00287FA4" w:rsidRPr="00287FA4" w:rsidRDefault="00287FA4" w:rsidP="00287FA4"/>
    <w:p w14:paraId="42081576" w14:textId="77777777" w:rsidR="00287FA4" w:rsidRPr="00287FA4" w:rsidRDefault="00287FA4" w:rsidP="00287FA4">
      <w:pPr>
        <w:rPr>
          <w:rFonts w:eastAsiaTheme="majorEastAsia"/>
          <w:szCs w:val="40"/>
        </w:rPr>
      </w:pPr>
      <w:r w:rsidRPr="00287FA4">
        <w:rPr>
          <w:rFonts w:eastAsiaTheme="majorEastAsia"/>
          <w:b/>
          <w:i/>
          <w:szCs w:val="40"/>
        </w:rPr>
        <w:t>MATES checklist</w:t>
      </w:r>
    </w:p>
    <w:p w14:paraId="4B2C1999" w14:textId="77777777" w:rsidR="00287FA4" w:rsidRDefault="00287FA4" w:rsidP="00287FA4">
      <w:pPr>
        <w:spacing w:line="480" w:lineRule="auto"/>
        <w:rPr>
          <w:rFonts w:ascii="Calibri" w:hAnsi="Calibri" w:cs="Calibri"/>
          <w:sz w:val="24"/>
          <w:szCs w:val="24"/>
        </w:rPr>
      </w:pPr>
      <w:r w:rsidRPr="00287FA4">
        <w:rPr>
          <w:rFonts w:ascii="Calibri" w:hAnsi="Calibri" w:cs="Calibri"/>
          <w:sz w:val="24"/>
          <w:szCs w:val="24"/>
        </w:rPr>
        <w:t xml:space="preserve">The MATES checklist provides a point-by-point appraisal of the reporting of methodological items in meta-analyses. To apply MATES to a meta-analysis, check whether each of the following items is present. Some MATES items have ‘Not Applicable’ criteria if a previous question needs to be reported or, a particular caveat makes an item not appropriate for assessment. For any studies that include multiple separate meta-analyses, complete the reporting appraisal for the first analysis (i.e., the analysis that comes first in the study being appraised). Please read the glossary of terms at the end of the checklist. </w:t>
      </w:r>
    </w:p>
    <w:p w14:paraId="0B9E84C6" w14:textId="77777777" w:rsidR="00137744" w:rsidRDefault="00137744" w:rsidP="00287FA4">
      <w:pPr>
        <w:spacing w:line="480" w:lineRule="auto"/>
        <w:rPr>
          <w:rFonts w:ascii="Calibri" w:hAnsi="Calibri" w:cs="Calibri"/>
          <w:sz w:val="24"/>
          <w:szCs w:val="24"/>
        </w:rPr>
      </w:pPr>
    </w:p>
    <w:p w14:paraId="338257BE" w14:textId="0A273D74" w:rsidR="00FF324F" w:rsidRPr="0030143C" w:rsidRDefault="00FF324F" w:rsidP="00FF324F">
      <w:pPr>
        <w:spacing w:line="480" w:lineRule="auto"/>
        <w:rPr>
          <w:rFonts w:ascii="Calibri" w:hAnsi="Calibri" w:cs="Calibri"/>
          <w:b/>
          <w:bCs/>
          <w:i/>
          <w:iCs/>
          <w:sz w:val="24"/>
          <w:szCs w:val="24"/>
        </w:rPr>
      </w:pPr>
      <w:r w:rsidRPr="0030143C">
        <w:rPr>
          <w:rFonts w:ascii="Calibri" w:hAnsi="Calibri" w:cs="Calibri"/>
          <w:b/>
          <w:bCs/>
          <w:i/>
          <w:iCs/>
          <w:sz w:val="24"/>
          <w:szCs w:val="24"/>
        </w:rPr>
        <w:t xml:space="preserve">MATES item </w:t>
      </w:r>
      <w:ins w:id="0" w:author="Kyle Morrison" w:date="2024-06-26T11:27:00Z" w16du:dateUtc="2024-06-26T10:27:00Z">
        <w:r>
          <w:rPr>
            <w:rFonts w:ascii="Calibri" w:hAnsi="Calibri" w:cs="Calibri"/>
            <w:b/>
            <w:bCs/>
            <w:i/>
            <w:iCs/>
            <w:sz w:val="24"/>
            <w:szCs w:val="24"/>
          </w:rPr>
          <w:t>1</w:t>
        </w:r>
      </w:ins>
      <w:del w:id="1" w:author="Kyle Morrison" w:date="2024-06-26T11:27:00Z" w16du:dateUtc="2024-06-26T10:27:00Z">
        <w:r w:rsidDel="00FF324F">
          <w:rPr>
            <w:rFonts w:ascii="Calibri" w:hAnsi="Calibri" w:cs="Calibri"/>
            <w:b/>
            <w:bCs/>
            <w:i/>
            <w:iCs/>
            <w:sz w:val="24"/>
            <w:szCs w:val="24"/>
          </w:rPr>
          <w:delText>5</w:delText>
        </w:r>
      </w:del>
      <w:r w:rsidRPr="0030143C">
        <w:rPr>
          <w:rFonts w:ascii="Calibri" w:hAnsi="Calibri" w:cs="Calibri"/>
          <w:b/>
          <w:bCs/>
          <w:i/>
          <w:iCs/>
          <w:sz w:val="24"/>
          <w:szCs w:val="24"/>
        </w:rPr>
        <w:t>: Effect size statistic formula reporting</w:t>
      </w:r>
    </w:p>
    <w:p w14:paraId="5BE72E48" w14:textId="77777777" w:rsidR="0063051B" w:rsidRPr="0030143C" w:rsidRDefault="0063051B" w:rsidP="0063051B">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4EE773D8" w14:textId="77777777" w:rsidR="0063051B" w:rsidRPr="0030143C" w:rsidRDefault="0063051B" w:rsidP="0063051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Do the authors report the formula (or reference for formula) for the effect size statistic/measure used (e.g., Zr, Hedge’s g, Cohen’s d, or </w:t>
      </w:r>
      <w:proofErr w:type="spellStart"/>
      <w:r w:rsidRPr="0030143C">
        <w:rPr>
          <w:rFonts w:ascii="Calibri" w:hAnsi="Calibri" w:cs="Calibri"/>
          <w:i/>
          <w:iCs/>
          <w:sz w:val="24"/>
          <w:szCs w:val="24"/>
        </w:rPr>
        <w:t>lnRR</w:t>
      </w:r>
      <w:proofErr w:type="spellEnd"/>
      <w:r w:rsidRPr="0030143C">
        <w:rPr>
          <w:rFonts w:ascii="Calibri" w:hAnsi="Calibri" w:cs="Calibri"/>
          <w:i/>
          <w:iCs/>
          <w:sz w:val="24"/>
          <w:szCs w:val="24"/>
        </w:rPr>
        <w:t>) in the manuscript or supplementary material?</w:t>
      </w:r>
    </w:p>
    <w:p w14:paraId="205410B2" w14:textId="77777777" w:rsidR="0063051B" w:rsidRPr="0030143C" w:rsidRDefault="0063051B" w:rsidP="0063051B">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54112D5E" w14:textId="77777777" w:rsidR="0063051B" w:rsidRPr="0030143C" w:rsidRDefault="0063051B" w:rsidP="0063051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reported the formula (or reference for </w:t>
      </w:r>
      <w:ins w:id="2" w:author="Kyle Morrison" w:date="2024-06-25T13:37:00Z" w16du:dateUtc="2024-06-25T12:37:00Z">
        <w:r w:rsidRPr="0030143C">
          <w:rPr>
            <w:rFonts w:ascii="Calibri" w:hAnsi="Calibri" w:cs="Calibri"/>
            <w:i/>
            <w:iCs/>
            <w:sz w:val="24"/>
            <w:szCs w:val="24"/>
          </w:rPr>
          <w:t xml:space="preserve">the </w:t>
        </w:r>
      </w:ins>
      <w:r w:rsidRPr="0030143C">
        <w:rPr>
          <w:rFonts w:ascii="Calibri" w:hAnsi="Calibri" w:cs="Calibri"/>
          <w:i/>
          <w:iCs/>
          <w:sz w:val="24"/>
          <w:szCs w:val="24"/>
        </w:rPr>
        <w:t>formula) for the effect size statistic/measure used in the manuscript or supplementary material.</w:t>
      </w:r>
    </w:p>
    <w:p w14:paraId="32064B89" w14:textId="77777777" w:rsidR="0063051B" w:rsidRPr="0030143C" w:rsidRDefault="0063051B" w:rsidP="0063051B">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368C9F30" w14:textId="77777777" w:rsidR="0063051B" w:rsidRPr="0030143C" w:rsidRDefault="0063051B" w:rsidP="0063051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bCs/>
          <w:i/>
          <w:iCs/>
          <w:sz w:val="24"/>
          <w:szCs w:val="24"/>
          <w:u w:val="single"/>
        </w:rPr>
        <w:t>not</w:t>
      </w:r>
      <w:r w:rsidRPr="0030143C">
        <w:rPr>
          <w:rFonts w:ascii="Calibri" w:hAnsi="Calibri" w:cs="Calibri"/>
          <w:i/>
          <w:iCs/>
          <w:sz w:val="24"/>
          <w:szCs w:val="24"/>
        </w:rPr>
        <w:t xml:space="preserve"> reported the formula (or reference for </w:t>
      </w:r>
      <w:ins w:id="3" w:author="Kyle Morrison" w:date="2024-06-25T13:37:00Z" w16du:dateUtc="2024-06-25T12:37:00Z">
        <w:r w:rsidRPr="0030143C">
          <w:rPr>
            <w:rFonts w:ascii="Calibri" w:hAnsi="Calibri" w:cs="Calibri"/>
            <w:i/>
            <w:iCs/>
            <w:sz w:val="24"/>
            <w:szCs w:val="24"/>
          </w:rPr>
          <w:t xml:space="preserve">the </w:t>
        </w:r>
      </w:ins>
      <w:r w:rsidRPr="0030143C">
        <w:rPr>
          <w:rFonts w:ascii="Calibri" w:hAnsi="Calibri" w:cs="Calibri"/>
          <w:i/>
          <w:iCs/>
          <w:sz w:val="24"/>
          <w:szCs w:val="24"/>
        </w:rPr>
        <w:t>formula) for the effect size statistic/measure used in the manuscript or supplementary material.</w:t>
      </w:r>
    </w:p>
    <w:p w14:paraId="4BC3B4CD" w14:textId="77777777" w:rsidR="0063051B" w:rsidRPr="0030143C" w:rsidRDefault="0063051B" w:rsidP="0063051B">
      <w:pPr>
        <w:spacing w:line="480" w:lineRule="auto"/>
        <w:rPr>
          <w:rFonts w:ascii="Calibri" w:hAnsi="Calibri" w:cs="Calibri"/>
          <w:sz w:val="24"/>
          <w:szCs w:val="24"/>
          <w:u w:val="single"/>
        </w:rPr>
      </w:pPr>
      <w:r w:rsidRPr="0030143C">
        <w:rPr>
          <w:rFonts w:ascii="Calibri" w:hAnsi="Calibri" w:cs="Calibri"/>
          <w:sz w:val="24"/>
          <w:szCs w:val="24"/>
          <w:u w:val="single"/>
        </w:rPr>
        <w:lastRenderedPageBreak/>
        <w:t>Criteria for ‘Not Applicable’</w:t>
      </w:r>
    </w:p>
    <w:p w14:paraId="2DFBF770" w14:textId="77777777" w:rsidR="0063051B" w:rsidRDefault="0063051B" w:rsidP="0063051B">
      <w:pPr>
        <w:pStyle w:val="ListParagraph"/>
        <w:numPr>
          <w:ilvl w:val="0"/>
          <w:numId w:val="1"/>
        </w:numPr>
        <w:spacing w:line="480" w:lineRule="auto"/>
        <w:rPr>
          <w:rFonts w:ascii="Calibri" w:hAnsi="Calibri" w:cs="Calibri"/>
          <w:i/>
          <w:iCs/>
          <w:sz w:val="24"/>
          <w:szCs w:val="24"/>
        </w:rPr>
      </w:pPr>
      <w:del w:id="4" w:author="Kyle Morrison" w:date="2024-06-25T13:36:00Z" w16du:dateUtc="2024-06-25T12:36:00Z">
        <w:r w:rsidRPr="0030143C" w:rsidDel="00311596">
          <w:rPr>
            <w:rFonts w:ascii="Calibri" w:hAnsi="Calibri" w:cs="Calibri"/>
            <w:i/>
            <w:iCs/>
            <w:sz w:val="24"/>
            <w:szCs w:val="24"/>
          </w:rPr>
          <w:delText xml:space="preserve">There is no ‘Not Applicable’ option for MATES item 5. </w:delText>
        </w:r>
      </w:del>
      <w:r w:rsidRPr="0030143C">
        <w:rPr>
          <w:rFonts w:ascii="Calibri" w:hAnsi="Calibri" w:cs="Calibri"/>
          <w:i/>
          <w:iCs/>
          <w:sz w:val="24"/>
          <w:szCs w:val="24"/>
        </w:rPr>
        <w:t>The authors conducted an arms-based meta-analysis or extracted the effect sizes directly from the included primary studies.</w:t>
      </w:r>
    </w:p>
    <w:p w14:paraId="5294E873" w14:textId="77777777" w:rsidR="0063051B" w:rsidRDefault="0063051B" w:rsidP="00287FA4">
      <w:pPr>
        <w:spacing w:line="480" w:lineRule="auto"/>
        <w:rPr>
          <w:rFonts w:ascii="Calibri" w:hAnsi="Calibri" w:cs="Calibri"/>
          <w:sz w:val="24"/>
          <w:szCs w:val="24"/>
        </w:rPr>
      </w:pPr>
    </w:p>
    <w:p w14:paraId="0BDB1942" w14:textId="77777777" w:rsidR="00C30D71" w:rsidRPr="0030143C" w:rsidRDefault="00C30D71" w:rsidP="00C30D71">
      <w:pPr>
        <w:tabs>
          <w:tab w:val="left" w:pos="1590"/>
        </w:tabs>
        <w:spacing w:line="480" w:lineRule="auto"/>
        <w:rPr>
          <w:rFonts w:ascii="Calibri" w:hAnsi="Calibri" w:cs="Calibri"/>
          <w:b/>
          <w:bCs/>
          <w:i/>
          <w:iCs/>
          <w:sz w:val="24"/>
          <w:szCs w:val="24"/>
        </w:rPr>
      </w:pPr>
      <w:commentRangeStart w:id="5"/>
      <w:r w:rsidRPr="0030143C">
        <w:rPr>
          <w:rFonts w:ascii="Calibri" w:hAnsi="Calibri" w:cs="Calibri"/>
          <w:b/>
          <w:bCs/>
          <w:i/>
          <w:iCs/>
          <w:sz w:val="24"/>
          <w:szCs w:val="24"/>
        </w:rPr>
        <w:t xml:space="preserve">MATES item </w:t>
      </w:r>
      <w:ins w:id="6" w:author="Kyle Morrison" w:date="2024-06-25T13:39:00Z" w16du:dateUtc="2024-06-25T12:39:00Z">
        <w:r w:rsidRPr="0030143C">
          <w:rPr>
            <w:rFonts w:ascii="Calibri" w:hAnsi="Calibri" w:cs="Calibri"/>
            <w:b/>
            <w:bCs/>
            <w:i/>
            <w:iCs/>
            <w:sz w:val="24"/>
            <w:szCs w:val="24"/>
          </w:rPr>
          <w:t>2</w:t>
        </w:r>
      </w:ins>
      <w:del w:id="7" w:author="Kyle Morrison" w:date="2024-06-25T13:39:00Z" w16du:dateUtc="2024-06-25T12:39:00Z">
        <w:r w:rsidRPr="0030143C" w:rsidDel="00874C5A">
          <w:rPr>
            <w:rFonts w:ascii="Calibri" w:hAnsi="Calibri" w:cs="Calibri"/>
            <w:b/>
            <w:bCs/>
            <w:i/>
            <w:iCs/>
            <w:sz w:val="24"/>
            <w:szCs w:val="24"/>
          </w:rPr>
          <w:delText>6</w:delText>
        </w:r>
      </w:del>
      <w:r w:rsidRPr="0030143C">
        <w:rPr>
          <w:rFonts w:ascii="Calibri" w:hAnsi="Calibri" w:cs="Calibri"/>
          <w:b/>
          <w:bCs/>
          <w:i/>
          <w:iCs/>
          <w:sz w:val="24"/>
          <w:szCs w:val="24"/>
        </w:rPr>
        <w:t>: Model type reporting</w:t>
      </w:r>
      <w:commentRangeEnd w:id="5"/>
      <w:r w:rsidRPr="0030143C">
        <w:rPr>
          <w:rStyle w:val="CommentReference"/>
          <w:rFonts w:ascii="Calibri" w:hAnsi="Calibri" w:cs="Calibri"/>
        </w:rPr>
        <w:commentReference w:id="5"/>
      </w:r>
    </w:p>
    <w:p w14:paraId="6F64A050" w14:textId="77777777" w:rsidR="00C30D71" w:rsidRPr="0030143C" w:rsidRDefault="00C30D71" w:rsidP="00C30D71">
      <w:pPr>
        <w:tabs>
          <w:tab w:val="left" w:pos="1590"/>
        </w:tabs>
        <w:spacing w:line="480" w:lineRule="auto"/>
        <w:rPr>
          <w:rFonts w:ascii="Calibri" w:hAnsi="Calibri" w:cs="Calibri"/>
          <w:i/>
          <w:iCs/>
          <w:sz w:val="24"/>
          <w:szCs w:val="24"/>
          <w:u w:val="single"/>
        </w:rPr>
      </w:pPr>
      <w:r w:rsidRPr="0030143C">
        <w:rPr>
          <w:rFonts w:ascii="Calibri" w:hAnsi="Calibri" w:cs="Calibri"/>
          <w:i/>
          <w:iCs/>
          <w:sz w:val="24"/>
          <w:szCs w:val="24"/>
          <w:u w:val="single"/>
        </w:rPr>
        <w:t xml:space="preserve">Question </w:t>
      </w:r>
    </w:p>
    <w:p w14:paraId="026704C4" w14:textId="77777777" w:rsidR="00C30D71" w:rsidRPr="0030143C" w:rsidRDefault="00C30D71" w:rsidP="00C30D71">
      <w:pPr>
        <w:numPr>
          <w:ilvl w:val="0"/>
          <w:numId w:val="1"/>
        </w:numPr>
        <w:tabs>
          <w:tab w:val="left" w:pos="1590"/>
        </w:tabs>
        <w:spacing w:line="480" w:lineRule="auto"/>
        <w:rPr>
          <w:rFonts w:ascii="Calibri" w:hAnsi="Calibri" w:cs="Calibri"/>
          <w:i/>
          <w:iCs/>
          <w:sz w:val="24"/>
          <w:szCs w:val="24"/>
        </w:rPr>
      </w:pPr>
      <w:r w:rsidRPr="0030143C">
        <w:rPr>
          <w:rFonts w:ascii="Calibri" w:hAnsi="Calibri" w:cs="Calibri"/>
          <w:i/>
          <w:iCs/>
          <w:sz w:val="24"/>
          <w:szCs w:val="24"/>
        </w:rPr>
        <w:t xml:space="preserve">Do the authors report the type of the meta-analytic/meta-regression model (e.g., fixed, random, or multi-level models), either descriptively or in statistical notation in the manuscript or supplementary material? </w:t>
      </w:r>
    </w:p>
    <w:p w14:paraId="452E95AA" w14:textId="77777777" w:rsidR="00C30D71" w:rsidRPr="0030143C" w:rsidRDefault="00C30D71" w:rsidP="00C30D71">
      <w:pPr>
        <w:tabs>
          <w:tab w:val="left" w:pos="1590"/>
        </w:tabs>
        <w:spacing w:line="480" w:lineRule="auto"/>
        <w:rPr>
          <w:rFonts w:ascii="Calibri" w:hAnsi="Calibri" w:cs="Calibri"/>
          <w:i/>
          <w:iCs/>
          <w:sz w:val="24"/>
          <w:szCs w:val="24"/>
          <w:u w:val="single"/>
        </w:rPr>
      </w:pPr>
      <w:r w:rsidRPr="0030143C">
        <w:rPr>
          <w:rFonts w:ascii="Calibri" w:hAnsi="Calibri" w:cs="Calibri"/>
          <w:i/>
          <w:iCs/>
          <w:sz w:val="24"/>
          <w:szCs w:val="24"/>
          <w:u w:val="single"/>
        </w:rPr>
        <w:t>Criteria for ‘Yes’</w:t>
      </w:r>
    </w:p>
    <w:p w14:paraId="27307906" w14:textId="77777777" w:rsidR="00C30D71" w:rsidRPr="0030143C" w:rsidRDefault="00C30D71" w:rsidP="00C30D71">
      <w:pPr>
        <w:numPr>
          <w:ilvl w:val="0"/>
          <w:numId w:val="1"/>
        </w:numPr>
        <w:tabs>
          <w:tab w:val="left" w:pos="1590"/>
        </w:tabs>
        <w:spacing w:line="480" w:lineRule="auto"/>
        <w:rPr>
          <w:rFonts w:ascii="Calibri" w:hAnsi="Calibri" w:cs="Calibri"/>
          <w:i/>
          <w:iCs/>
          <w:sz w:val="24"/>
          <w:szCs w:val="24"/>
        </w:rPr>
      </w:pPr>
      <w:r w:rsidRPr="0030143C">
        <w:rPr>
          <w:rFonts w:ascii="Calibri" w:hAnsi="Calibri" w:cs="Calibri"/>
          <w:i/>
          <w:iCs/>
          <w:sz w:val="24"/>
          <w:szCs w:val="24"/>
        </w:rPr>
        <w:t>The authors have reported the type of the meta-analytic/meta-regression model, either descriptively or in statistical notation in the manuscript or supplementary material.</w:t>
      </w:r>
    </w:p>
    <w:p w14:paraId="099F92A1" w14:textId="77777777" w:rsidR="00C30D71" w:rsidRPr="0030143C" w:rsidRDefault="00C30D71" w:rsidP="00C30D71">
      <w:pPr>
        <w:tabs>
          <w:tab w:val="left" w:pos="1590"/>
        </w:tabs>
        <w:spacing w:line="480" w:lineRule="auto"/>
        <w:rPr>
          <w:rFonts w:ascii="Calibri" w:hAnsi="Calibri" w:cs="Calibri"/>
          <w:i/>
          <w:iCs/>
          <w:sz w:val="24"/>
          <w:szCs w:val="24"/>
          <w:u w:val="single"/>
        </w:rPr>
      </w:pPr>
      <w:r w:rsidRPr="0030143C">
        <w:rPr>
          <w:rFonts w:ascii="Calibri" w:hAnsi="Calibri" w:cs="Calibri"/>
          <w:i/>
          <w:iCs/>
          <w:sz w:val="24"/>
          <w:szCs w:val="24"/>
          <w:u w:val="single"/>
        </w:rPr>
        <w:t>Criteria for ‘No’</w:t>
      </w:r>
    </w:p>
    <w:p w14:paraId="49C8EDD9" w14:textId="77777777" w:rsidR="00C30D71" w:rsidRPr="0030143C" w:rsidRDefault="00C30D71" w:rsidP="00C30D71">
      <w:pPr>
        <w:numPr>
          <w:ilvl w:val="0"/>
          <w:numId w:val="1"/>
        </w:numPr>
        <w:tabs>
          <w:tab w:val="left" w:pos="1590"/>
        </w:tabs>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i/>
          <w:iCs/>
          <w:sz w:val="24"/>
          <w:szCs w:val="24"/>
          <w:u w:val="single"/>
        </w:rPr>
        <w:t>not</w:t>
      </w:r>
      <w:r w:rsidRPr="0030143C">
        <w:rPr>
          <w:rFonts w:ascii="Calibri" w:hAnsi="Calibri" w:cs="Calibri"/>
          <w:i/>
          <w:iCs/>
          <w:sz w:val="24"/>
          <w:szCs w:val="24"/>
        </w:rPr>
        <w:t xml:space="preserve"> reported the type of the meta-analytic/meta-regression model, either descriptively or in statistical notation in the manuscript or supplementary material.</w:t>
      </w:r>
    </w:p>
    <w:p w14:paraId="3C5982FC" w14:textId="77777777" w:rsidR="00C30D71" w:rsidRPr="0030143C" w:rsidRDefault="00C30D71" w:rsidP="00C30D71">
      <w:pPr>
        <w:tabs>
          <w:tab w:val="left" w:pos="1590"/>
        </w:tabs>
        <w:spacing w:line="480" w:lineRule="auto"/>
        <w:rPr>
          <w:rFonts w:ascii="Calibri" w:hAnsi="Calibri" w:cs="Calibri"/>
          <w:i/>
          <w:iCs/>
          <w:sz w:val="24"/>
          <w:szCs w:val="24"/>
          <w:u w:val="single"/>
        </w:rPr>
      </w:pPr>
      <w:r w:rsidRPr="0030143C">
        <w:rPr>
          <w:rFonts w:ascii="Calibri" w:hAnsi="Calibri" w:cs="Calibri"/>
          <w:i/>
          <w:iCs/>
          <w:sz w:val="24"/>
          <w:szCs w:val="24"/>
          <w:u w:val="single"/>
        </w:rPr>
        <w:t>Criteria for ‘Not Applicable’</w:t>
      </w:r>
    </w:p>
    <w:p w14:paraId="549C50F8" w14:textId="5102DFA1" w:rsidR="00C30D71" w:rsidRPr="00287FA4" w:rsidRDefault="00C30D71" w:rsidP="00C30D71">
      <w:pPr>
        <w:spacing w:line="480" w:lineRule="auto"/>
        <w:rPr>
          <w:rFonts w:ascii="Calibri" w:hAnsi="Calibri" w:cs="Calibri"/>
          <w:sz w:val="24"/>
          <w:szCs w:val="24"/>
        </w:rPr>
      </w:pPr>
      <w:r w:rsidRPr="0030143C">
        <w:rPr>
          <w:rFonts w:ascii="Calibri" w:hAnsi="Calibri" w:cs="Calibri"/>
          <w:i/>
          <w:iCs/>
          <w:sz w:val="24"/>
          <w:szCs w:val="24"/>
        </w:rPr>
        <w:t xml:space="preserve">There is no ‘Not Applicable’ option for MATES item </w:t>
      </w:r>
      <w:ins w:id="8" w:author="Kyle Morrison" w:date="2024-06-25T13:39:00Z" w16du:dateUtc="2024-06-25T12:39:00Z">
        <w:r w:rsidRPr="0030143C">
          <w:rPr>
            <w:rFonts w:ascii="Calibri" w:hAnsi="Calibri" w:cs="Calibri"/>
            <w:i/>
            <w:iCs/>
            <w:sz w:val="24"/>
            <w:szCs w:val="24"/>
          </w:rPr>
          <w:t>2</w:t>
        </w:r>
      </w:ins>
      <w:del w:id="9" w:author="Kyle Morrison" w:date="2024-06-25T13:39:00Z" w16du:dateUtc="2024-06-25T12:39:00Z">
        <w:r w:rsidRPr="0030143C" w:rsidDel="00C343FC">
          <w:rPr>
            <w:rFonts w:ascii="Calibri" w:hAnsi="Calibri" w:cs="Calibri"/>
            <w:i/>
            <w:iCs/>
            <w:sz w:val="24"/>
            <w:szCs w:val="24"/>
          </w:rPr>
          <w:delText>6</w:delText>
        </w:r>
      </w:del>
      <w:r w:rsidRPr="0030143C">
        <w:rPr>
          <w:rFonts w:ascii="Calibri" w:hAnsi="Calibri" w:cs="Calibri"/>
          <w:i/>
          <w:iCs/>
          <w:sz w:val="24"/>
          <w:szCs w:val="24"/>
        </w:rPr>
        <w:t>.</w:t>
      </w:r>
    </w:p>
    <w:p w14:paraId="6A7F1920" w14:textId="77777777" w:rsidR="00FC2A20" w:rsidRDefault="00FC2A20"/>
    <w:p w14:paraId="27A7DF79" w14:textId="2F3E24D9" w:rsidR="00137744" w:rsidRPr="0030143C" w:rsidRDefault="00137744" w:rsidP="00137744">
      <w:pPr>
        <w:spacing w:line="480" w:lineRule="auto"/>
        <w:rPr>
          <w:rFonts w:ascii="Calibri" w:hAnsi="Calibri" w:cs="Calibri"/>
          <w:b/>
          <w:bCs/>
          <w:i/>
          <w:iCs/>
          <w:sz w:val="24"/>
          <w:szCs w:val="24"/>
        </w:rPr>
      </w:pPr>
      <w:r w:rsidRPr="0030143C">
        <w:rPr>
          <w:rFonts w:ascii="Calibri" w:hAnsi="Calibri" w:cs="Calibri"/>
          <w:b/>
          <w:bCs/>
          <w:i/>
          <w:iCs/>
          <w:sz w:val="24"/>
          <w:szCs w:val="24"/>
        </w:rPr>
        <w:lastRenderedPageBreak/>
        <w:t xml:space="preserve">MATES item </w:t>
      </w:r>
      <w:ins w:id="10" w:author="Kyle Morrison" w:date="2024-06-26T11:29:00Z" w16du:dateUtc="2024-06-26T10:29:00Z">
        <w:r w:rsidR="00A423A4">
          <w:rPr>
            <w:rFonts w:ascii="Calibri" w:hAnsi="Calibri" w:cs="Calibri"/>
            <w:b/>
            <w:bCs/>
            <w:i/>
            <w:iCs/>
            <w:sz w:val="24"/>
            <w:szCs w:val="24"/>
          </w:rPr>
          <w:t>3</w:t>
        </w:r>
      </w:ins>
      <w:del w:id="11" w:author="Kyle Morrison" w:date="2024-06-26T11:29:00Z" w16du:dateUtc="2024-06-26T10:29:00Z">
        <w:r w:rsidR="00A423A4" w:rsidDel="00A423A4">
          <w:rPr>
            <w:rFonts w:ascii="Calibri" w:hAnsi="Calibri" w:cs="Calibri"/>
            <w:b/>
            <w:bCs/>
            <w:i/>
            <w:iCs/>
            <w:sz w:val="24"/>
            <w:szCs w:val="24"/>
          </w:rPr>
          <w:delText>8</w:delText>
        </w:r>
      </w:del>
      <w:r w:rsidRPr="0030143C">
        <w:rPr>
          <w:rFonts w:ascii="Calibri" w:hAnsi="Calibri" w:cs="Calibri"/>
          <w:b/>
          <w:bCs/>
          <w:i/>
          <w:iCs/>
          <w:sz w:val="24"/>
          <w:szCs w:val="24"/>
        </w:rPr>
        <w:t>: Effect size dependence (non-independence) reporting</w:t>
      </w:r>
    </w:p>
    <w:p w14:paraId="6E34EF49" w14:textId="77777777" w:rsidR="00137744" w:rsidRPr="0030143C" w:rsidRDefault="00137744" w:rsidP="00137744">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7FCCA48C" w14:textId="77777777" w:rsidR="00137744" w:rsidRPr="0030143C" w:rsidRDefault="00137744" w:rsidP="00137744">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Do the authors report the dependence (e.g., multiplicity or, repeated measure) of effect size estimates (e.g., acknowledge multiple effect sizes were taken from a single study) in the manuscript or supplementary material?</w:t>
      </w:r>
    </w:p>
    <w:p w14:paraId="68D197C0" w14:textId="77777777" w:rsidR="00137744" w:rsidRPr="0030143C" w:rsidRDefault="00137744" w:rsidP="00137744">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4BB79B8F" w14:textId="77777777" w:rsidR="00137744" w:rsidRPr="0030143C" w:rsidRDefault="00137744" w:rsidP="00137744">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reported whether there is dependence of effect size estimates in the manuscript or supplementary material. </w:t>
      </w:r>
      <w:del w:id="12" w:author="Kyle Morrison" w:date="2024-06-25T14:18:00Z" w16du:dateUtc="2024-06-25T13:18:00Z">
        <w:r w:rsidRPr="0030143C" w:rsidDel="00172590">
          <w:rPr>
            <w:rFonts w:ascii="Calibri" w:hAnsi="Calibri" w:cs="Calibri"/>
            <w:i/>
            <w:iCs/>
            <w:sz w:val="24"/>
            <w:szCs w:val="24"/>
          </w:rPr>
          <w:delText>If a meta-analysis reports that effect size estimates are assumed to be independent allocate ‘Yes’.</w:delText>
        </w:r>
      </w:del>
      <w:commentRangeStart w:id="13"/>
      <w:ins w:id="14" w:author="Kyle Morrison" w:date="2024-06-25T14:18:00Z" w16du:dateUtc="2024-06-25T13:18:00Z">
        <w:r w:rsidRPr="0030143C">
          <w:rPr>
            <w:rFonts w:ascii="Calibri" w:hAnsi="Calibri" w:cs="Calibri"/>
            <w:i/>
            <w:iCs/>
            <w:sz w:val="24"/>
            <w:szCs w:val="24"/>
          </w:rPr>
          <w:t xml:space="preserve">Alternatively, the authors may report effect size estimates are assumed to be independent. </w:t>
        </w:r>
      </w:ins>
      <w:commentRangeEnd w:id="13"/>
      <w:ins w:id="15" w:author="Kyle Morrison" w:date="2024-06-25T14:19:00Z" w16du:dateUtc="2024-06-25T13:19:00Z">
        <w:r w:rsidRPr="0030143C">
          <w:rPr>
            <w:rStyle w:val="CommentReference"/>
            <w:rFonts w:ascii="Calibri" w:hAnsi="Calibri" w:cs="Calibri"/>
          </w:rPr>
          <w:commentReference w:id="13"/>
        </w:r>
      </w:ins>
    </w:p>
    <w:p w14:paraId="5DD78B9F" w14:textId="77777777" w:rsidR="00137744" w:rsidRPr="0030143C" w:rsidRDefault="00137744" w:rsidP="00137744">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31144853" w14:textId="77777777" w:rsidR="00137744" w:rsidRPr="0030143C" w:rsidRDefault="00137744" w:rsidP="00137744">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bCs/>
          <w:i/>
          <w:iCs/>
          <w:sz w:val="24"/>
          <w:szCs w:val="24"/>
          <w:u w:val="single"/>
        </w:rPr>
        <w:t>not</w:t>
      </w:r>
      <w:r w:rsidRPr="0030143C">
        <w:rPr>
          <w:rFonts w:ascii="Calibri" w:hAnsi="Calibri" w:cs="Calibri"/>
          <w:i/>
          <w:iCs/>
          <w:sz w:val="24"/>
          <w:szCs w:val="24"/>
        </w:rPr>
        <w:t xml:space="preserve"> reported whether there is dependence of effect size estimates in the manuscript or supplementary material.</w:t>
      </w:r>
    </w:p>
    <w:p w14:paraId="722771C4" w14:textId="77777777" w:rsidR="00137744" w:rsidRPr="0030143C" w:rsidRDefault="00137744" w:rsidP="00137744">
      <w:pPr>
        <w:spacing w:line="480" w:lineRule="auto"/>
        <w:rPr>
          <w:rFonts w:ascii="Calibri" w:hAnsi="Calibri" w:cs="Calibri"/>
          <w:sz w:val="24"/>
          <w:szCs w:val="24"/>
          <w:u w:val="single"/>
        </w:rPr>
      </w:pPr>
      <w:r w:rsidRPr="0030143C">
        <w:rPr>
          <w:rFonts w:ascii="Calibri" w:hAnsi="Calibri" w:cs="Calibri"/>
          <w:sz w:val="24"/>
          <w:szCs w:val="24"/>
          <w:u w:val="single"/>
        </w:rPr>
        <w:t>Criteria for ‘Not Applicable’</w:t>
      </w:r>
    </w:p>
    <w:p w14:paraId="678D028E" w14:textId="6E444F55" w:rsidR="00137744" w:rsidRDefault="00137744" w:rsidP="005F1653">
      <w:pPr>
        <w:pStyle w:val="ListParagraph"/>
        <w:numPr>
          <w:ilvl w:val="0"/>
          <w:numId w:val="1"/>
        </w:numPr>
      </w:pPr>
      <w:ins w:id="16" w:author="Kyle Morrison" w:date="2024-06-25T14:17:00Z" w16du:dateUtc="2024-06-25T13:17:00Z">
        <w:r w:rsidRPr="005F1653">
          <w:rPr>
            <w:rFonts w:ascii="Calibri" w:hAnsi="Calibri" w:cs="Calibri"/>
            <w:sz w:val="24"/>
            <w:szCs w:val="24"/>
          </w:rPr>
          <w:t>The authors extracted one effect size per each primary study.</w:t>
        </w:r>
      </w:ins>
      <w:del w:id="17" w:author="Kyle Morrison" w:date="2024-06-25T14:17:00Z" w16du:dateUtc="2024-06-25T13:17:00Z">
        <w:r w:rsidRPr="005F1653" w:rsidDel="003268ED">
          <w:rPr>
            <w:rFonts w:ascii="Calibri" w:hAnsi="Calibri" w:cs="Calibri"/>
            <w:sz w:val="24"/>
            <w:szCs w:val="24"/>
          </w:rPr>
          <w:delText>There is no ‘Not Applicable’ option for MATES item 8.</w:delText>
        </w:r>
      </w:del>
    </w:p>
    <w:p w14:paraId="168CB2FB" w14:textId="77777777" w:rsidR="00BA114F" w:rsidRDefault="00BA114F">
      <w:pPr>
        <w:rPr>
          <w:ins w:id="18" w:author="Kyle Morrison" w:date="2024-06-26T11:29:00Z" w16du:dateUtc="2024-06-26T10:29:00Z"/>
        </w:rPr>
      </w:pPr>
    </w:p>
    <w:p w14:paraId="6A6A9D32" w14:textId="77777777" w:rsidR="00F55CAF" w:rsidRDefault="00F55CAF"/>
    <w:p w14:paraId="0C2F3331" w14:textId="77777777" w:rsidR="00BA114F" w:rsidRPr="0030143C" w:rsidRDefault="00BA114F" w:rsidP="00BA114F">
      <w:pPr>
        <w:spacing w:line="480" w:lineRule="auto"/>
        <w:rPr>
          <w:rFonts w:ascii="Calibri" w:hAnsi="Calibri" w:cs="Calibri"/>
          <w:b/>
          <w:bCs/>
          <w:i/>
          <w:iCs/>
          <w:sz w:val="24"/>
          <w:szCs w:val="24"/>
        </w:rPr>
      </w:pPr>
      <w:r w:rsidRPr="0030143C">
        <w:rPr>
          <w:rFonts w:ascii="Calibri" w:hAnsi="Calibri" w:cs="Calibri"/>
          <w:b/>
          <w:bCs/>
          <w:i/>
          <w:iCs/>
          <w:sz w:val="24"/>
          <w:szCs w:val="24"/>
        </w:rPr>
        <w:t xml:space="preserve">MATES item </w:t>
      </w:r>
      <w:ins w:id="19" w:author="Kyle Morrison" w:date="2024-06-25T10:51:00Z" w16du:dateUtc="2024-06-25T09:51:00Z">
        <w:r w:rsidRPr="0030143C">
          <w:rPr>
            <w:rFonts w:ascii="Calibri" w:hAnsi="Calibri" w:cs="Calibri"/>
            <w:b/>
            <w:bCs/>
            <w:i/>
            <w:iCs/>
            <w:sz w:val="24"/>
            <w:szCs w:val="24"/>
          </w:rPr>
          <w:t>4</w:t>
        </w:r>
      </w:ins>
      <w:del w:id="20" w:author="Kyle Morrison" w:date="2024-06-25T10:51:00Z" w16du:dateUtc="2024-06-25T09:51:00Z">
        <w:r w:rsidRPr="0030143C" w:rsidDel="00A8696D">
          <w:rPr>
            <w:rFonts w:ascii="Calibri" w:hAnsi="Calibri" w:cs="Calibri"/>
            <w:b/>
            <w:bCs/>
            <w:i/>
            <w:iCs/>
            <w:sz w:val="24"/>
            <w:szCs w:val="24"/>
          </w:rPr>
          <w:delText>1</w:delText>
        </w:r>
      </w:del>
      <w:r w:rsidRPr="0030143C">
        <w:rPr>
          <w:rFonts w:ascii="Calibri" w:hAnsi="Calibri" w:cs="Calibri"/>
          <w:b/>
          <w:bCs/>
          <w:i/>
          <w:iCs/>
          <w:sz w:val="24"/>
          <w:szCs w:val="24"/>
        </w:rPr>
        <w:t>: Software reporting</w:t>
      </w:r>
    </w:p>
    <w:p w14:paraId="09CBA40A" w14:textId="77777777" w:rsidR="00BA114F" w:rsidRPr="0030143C" w:rsidRDefault="00BA114F" w:rsidP="00BA114F">
      <w:pPr>
        <w:spacing w:line="480" w:lineRule="auto"/>
        <w:rPr>
          <w:rFonts w:ascii="Calibri" w:hAnsi="Calibri" w:cs="Calibri"/>
          <w:sz w:val="24"/>
          <w:szCs w:val="24"/>
          <w:u w:val="single"/>
        </w:rPr>
      </w:pPr>
      <w:r w:rsidRPr="0030143C">
        <w:rPr>
          <w:rFonts w:ascii="Calibri" w:hAnsi="Calibri" w:cs="Calibri"/>
          <w:sz w:val="24"/>
          <w:szCs w:val="24"/>
          <w:u w:val="single"/>
        </w:rPr>
        <w:t>Question</w:t>
      </w:r>
    </w:p>
    <w:p w14:paraId="6460C0D0" w14:textId="77777777" w:rsidR="00BA114F" w:rsidRPr="0030143C" w:rsidRDefault="00BA114F" w:rsidP="00BA114F">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Do the authors report the</w:t>
      </w:r>
      <w:ins w:id="21" w:author="Kyle Morrison" w:date="2024-06-25T10:41:00Z" w16du:dateUtc="2024-06-25T09:41:00Z">
        <w:r w:rsidRPr="0030143C">
          <w:rPr>
            <w:rFonts w:ascii="Calibri" w:hAnsi="Calibri" w:cs="Calibri"/>
            <w:i/>
            <w:iCs/>
            <w:sz w:val="24"/>
            <w:szCs w:val="24"/>
          </w:rPr>
          <w:t xml:space="preserve"> name, or a reference to </w:t>
        </w:r>
      </w:ins>
      <w:ins w:id="22" w:author="Kyle Morrison" w:date="2024-06-25T10:43:00Z" w16du:dateUtc="2024-06-25T09:43:00Z">
        <w:r w:rsidRPr="0030143C">
          <w:rPr>
            <w:rFonts w:ascii="Calibri" w:hAnsi="Calibri" w:cs="Calibri"/>
            <w:i/>
            <w:iCs/>
            <w:sz w:val="24"/>
            <w:szCs w:val="24"/>
          </w:rPr>
          <w:t xml:space="preserve">the </w:t>
        </w:r>
      </w:ins>
      <w:r w:rsidRPr="0030143C">
        <w:rPr>
          <w:rFonts w:ascii="Calibri" w:hAnsi="Calibri" w:cs="Calibri"/>
          <w:i/>
          <w:iCs/>
          <w:sz w:val="24"/>
          <w:szCs w:val="24"/>
        </w:rPr>
        <w:t xml:space="preserve">software or programming language used to conduct the analysis (i.e., used to conduct the computations, </w:t>
      </w:r>
      <w:r w:rsidRPr="0030143C">
        <w:rPr>
          <w:rFonts w:ascii="Calibri" w:hAnsi="Calibri" w:cs="Calibri"/>
          <w:i/>
          <w:iCs/>
          <w:sz w:val="24"/>
          <w:szCs w:val="24"/>
        </w:rPr>
        <w:lastRenderedPageBreak/>
        <w:t>statistical models, and inferences comprising the meta-analysis) in the manuscript or supplementary material?</w:t>
      </w:r>
    </w:p>
    <w:p w14:paraId="6ED1D9B4" w14:textId="77777777" w:rsidR="00BA114F" w:rsidRPr="0030143C" w:rsidRDefault="00BA114F" w:rsidP="00BA114F">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0399CF0C" w14:textId="77777777" w:rsidR="00BA114F" w:rsidRPr="0030143C" w:rsidRDefault="00BA114F" w:rsidP="00BA114F">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reported the </w:t>
      </w:r>
      <w:ins w:id="23" w:author="Kyle Morrison" w:date="2024-06-25T10:42:00Z" w16du:dateUtc="2024-06-25T09:42:00Z">
        <w:r w:rsidRPr="0030143C">
          <w:rPr>
            <w:rFonts w:ascii="Calibri" w:hAnsi="Calibri" w:cs="Calibri"/>
            <w:i/>
            <w:iCs/>
            <w:sz w:val="24"/>
            <w:szCs w:val="24"/>
          </w:rPr>
          <w:t>name, or a reference to the</w:t>
        </w:r>
      </w:ins>
      <w:r w:rsidRPr="0030143C">
        <w:rPr>
          <w:rFonts w:ascii="Calibri" w:hAnsi="Calibri" w:cs="Calibri"/>
          <w:i/>
          <w:iCs/>
          <w:sz w:val="24"/>
          <w:szCs w:val="24"/>
        </w:rPr>
        <w:t xml:space="preserve"> software or programming language used to conduct the analysis in the manuscript or supplementary material.</w:t>
      </w:r>
    </w:p>
    <w:p w14:paraId="3EA8AE31" w14:textId="77777777" w:rsidR="00BA114F" w:rsidRPr="0030143C" w:rsidRDefault="00BA114F" w:rsidP="00BA114F">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682F556E" w14:textId="77777777" w:rsidR="00BA114F" w:rsidRPr="0030143C" w:rsidRDefault="00BA114F" w:rsidP="00BA114F">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reported the </w:t>
      </w:r>
      <w:ins w:id="24" w:author="Kyle Morrison" w:date="2024-06-25T10:44:00Z" w16du:dateUtc="2024-06-25T09:44:00Z">
        <w:r w:rsidRPr="0030143C">
          <w:rPr>
            <w:rFonts w:ascii="Calibri" w:hAnsi="Calibri" w:cs="Calibri"/>
            <w:i/>
            <w:iCs/>
            <w:sz w:val="24"/>
            <w:szCs w:val="24"/>
          </w:rPr>
          <w:t>name, or a reference to the</w:t>
        </w:r>
      </w:ins>
      <w:r w:rsidRPr="0030143C">
        <w:rPr>
          <w:rFonts w:ascii="Calibri" w:hAnsi="Calibri" w:cs="Calibri"/>
          <w:i/>
          <w:iCs/>
          <w:sz w:val="24"/>
          <w:szCs w:val="24"/>
        </w:rPr>
        <w:t xml:space="preserve"> software or programming language used to conduct the analysis in the manuscript or supplementary material.</w:t>
      </w:r>
    </w:p>
    <w:p w14:paraId="7AED4FAC" w14:textId="77777777" w:rsidR="00BA114F" w:rsidRPr="0030143C" w:rsidRDefault="00BA114F" w:rsidP="00BA114F">
      <w:pPr>
        <w:numPr>
          <w:ilvl w:val="0"/>
          <w:numId w:val="1"/>
        </w:numPr>
        <w:spacing w:line="480" w:lineRule="auto"/>
        <w:rPr>
          <w:rFonts w:ascii="Calibri" w:hAnsi="Calibri" w:cs="Calibri"/>
          <w:sz w:val="24"/>
          <w:szCs w:val="24"/>
          <w:u w:val="single"/>
        </w:rPr>
      </w:pPr>
      <w:r w:rsidRPr="0030143C">
        <w:rPr>
          <w:rFonts w:ascii="Calibri" w:hAnsi="Calibri" w:cs="Calibri"/>
          <w:sz w:val="24"/>
          <w:szCs w:val="24"/>
          <w:u w:val="single"/>
        </w:rPr>
        <w:t>Criteria for ‘Not Applicable’</w:t>
      </w:r>
    </w:p>
    <w:p w14:paraId="55E9FA2B" w14:textId="7D167D34" w:rsidR="00BA114F" w:rsidRDefault="00BA114F" w:rsidP="00BA114F">
      <w:pPr>
        <w:rPr>
          <w:rFonts w:ascii="Calibri" w:hAnsi="Calibri" w:cs="Calibri"/>
          <w:i/>
          <w:iCs/>
          <w:sz w:val="24"/>
          <w:szCs w:val="24"/>
        </w:rPr>
      </w:pPr>
      <w:r w:rsidRPr="0030143C">
        <w:rPr>
          <w:rFonts w:ascii="Calibri" w:hAnsi="Calibri" w:cs="Calibri"/>
          <w:i/>
          <w:iCs/>
          <w:sz w:val="24"/>
          <w:szCs w:val="24"/>
        </w:rPr>
        <w:t>There is no ‘Not Appliable’ option for MATES item 4.</w:t>
      </w:r>
    </w:p>
    <w:p w14:paraId="63AAF908" w14:textId="77777777" w:rsidR="00FF15D7" w:rsidRDefault="00FF15D7" w:rsidP="00BA114F">
      <w:pPr>
        <w:rPr>
          <w:rFonts w:ascii="Calibri" w:hAnsi="Calibri" w:cs="Calibri"/>
          <w:i/>
          <w:iCs/>
          <w:sz w:val="24"/>
          <w:szCs w:val="24"/>
        </w:rPr>
      </w:pPr>
    </w:p>
    <w:p w14:paraId="485D5FB4" w14:textId="77777777" w:rsidR="00FF15D7" w:rsidRDefault="00FF15D7" w:rsidP="00BA114F">
      <w:pPr>
        <w:rPr>
          <w:rFonts w:ascii="Calibri" w:hAnsi="Calibri" w:cs="Calibri"/>
          <w:i/>
          <w:iCs/>
          <w:sz w:val="24"/>
          <w:szCs w:val="24"/>
        </w:rPr>
      </w:pPr>
    </w:p>
    <w:p w14:paraId="2F2F7697" w14:textId="77777777" w:rsidR="00FF15D7" w:rsidRPr="0030143C" w:rsidRDefault="00FF15D7" w:rsidP="00FF15D7">
      <w:pPr>
        <w:spacing w:line="480" w:lineRule="auto"/>
        <w:rPr>
          <w:rFonts w:ascii="Calibri" w:hAnsi="Calibri" w:cs="Calibri"/>
          <w:b/>
          <w:bCs/>
          <w:i/>
          <w:iCs/>
          <w:sz w:val="24"/>
          <w:szCs w:val="24"/>
        </w:rPr>
      </w:pPr>
      <w:r w:rsidRPr="0030143C">
        <w:rPr>
          <w:rFonts w:ascii="Calibri" w:hAnsi="Calibri" w:cs="Calibri"/>
          <w:b/>
          <w:bCs/>
          <w:i/>
          <w:iCs/>
          <w:sz w:val="24"/>
          <w:szCs w:val="24"/>
        </w:rPr>
        <w:t xml:space="preserve">MATES item </w:t>
      </w:r>
      <w:ins w:id="25" w:author="Kyle Morrison" w:date="2024-06-25T11:02:00Z" w16du:dateUtc="2024-06-25T10:02:00Z">
        <w:r w:rsidRPr="0030143C">
          <w:rPr>
            <w:rFonts w:ascii="Calibri" w:hAnsi="Calibri" w:cs="Calibri"/>
            <w:b/>
            <w:bCs/>
            <w:i/>
            <w:iCs/>
            <w:sz w:val="24"/>
            <w:szCs w:val="24"/>
          </w:rPr>
          <w:t>5</w:t>
        </w:r>
      </w:ins>
      <w:del w:id="26" w:author="Kyle Morrison" w:date="2024-06-25T11:02:00Z" w16du:dateUtc="2024-06-25T10:02:00Z">
        <w:r w:rsidRPr="0030143C" w:rsidDel="00C0311D">
          <w:rPr>
            <w:rFonts w:ascii="Calibri" w:hAnsi="Calibri" w:cs="Calibri"/>
            <w:b/>
            <w:bCs/>
            <w:i/>
            <w:iCs/>
            <w:sz w:val="24"/>
            <w:szCs w:val="24"/>
          </w:rPr>
          <w:delText>3</w:delText>
        </w:r>
      </w:del>
      <w:r w:rsidRPr="0030143C">
        <w:rPr>
          <w:rFonts w:ascii="Calibri" w:hAnsi="Calibri" w:cs="Calibri"/>
          <w:b/>
          <w:bCs/>
          <w:i/>
          <w:iCs/>
          <w:sz w:val="24"/>
          <w:szCs w:val="24"/>
        </w:rPr>
        <w:t>: Number of included primary studies reporting</w:t>
      </w:r>
    </w:p>
    <w:p w14:paraId="4AE55972" w14:textId="77777777" w:rsidR="00FF15D7" w:rsidRPr="0030143C" w:rsidRDefault="00FF15D7" w:rsidP="00FF15D7">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5BA5350B" w14:textId="77777777" w:rsidR="00FF15D7" w:rsidRPr="0030143C" w:rsidRDefault="00FF15D7" w:rsidP="00FF15D7">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Do the authors report the total number of primary studies (i.e., separate individual articles) included in the meta-analysis in the manuscript or supplementary material? </w:t>
      </w:r>
    </w:p>
    <w:p w14:paraId="6BF0BD89" w14:textId="77777777" w:rsidR="00FF15D7" w:rsidRPr="0030143C" w:rsidRDefault="00FF15D7" w:rsidP="00FF15D7">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0DA4291C" w14:textId="77777777" w:rsidR="00FF15D7" w:rsidRPr="0030143C" w:rsidRDefault="00FF15D7" w:rsidP="00FF15D7">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reported the total number of primary studies synthesised in the meta-analysis in the manuscript or supplementary material. The total number of studies can be </w:t>
      </w:r>
      <w:ins w:id="27" w:author="Kyle Morrison" w:date="2024-06-25T11:16:00Z" w16du:dateUtc="2024-06-25T10:16:00Z">
        <w:r w:rsidRPr="0030143C">
          <w:rPr>
            <w:rFonts w:ascii="Calibri" w:hAnsi="Calibri" w:cs="Calibri"/>
            <w:i/>
            <w:iCs/>
            <w:sz w:val="24"/>
            <w:szCs w:val="24"/>
          </w:rPr>
          <w:t xml:space="preserve">stated </w:t>
        </w:r>
        <w:proofErr w:type="spellStart"/>
        <w:r w:rsidRPr="0030143C">
          <w:rPr>
            <w:rFonts w:ascii="Calibri" w:hAnsi="Calibri" w:cs="Calibri"/>
            <w:i/>
            <w:iCs/>
            <w:sz w:val="24"/>
            <w:szCs w:val="24"/>
          </w:rPr>
          <w:t>in</w:t>
        </w:r>
      </w:ins>
      <w:del w:id="28" w:author="Kyle Morrison" w:date="2024-06-25T11:16:00Z" w16du:dateUtc="2024-06-25T10:16:00Z">
        <w:r w:rsidRPr="0030143C" w:rsidDel="00CE4C6B">
          <w:rPr>
            <w:rFonts w:ascii="Calibri" w:hAnsi="Calibri" w:cs="Calibri"/>
            <w:i/>
            <w:iCs/>
            <w:sz w:val="24"/>
            <w:szCs w:val="24"/>
          </w:rPr>
          <w:delText xml:space="preserve">inferred from </w:delText>
        </w:r>
      </w:del>
      <w:r w:rsidRPr="0030143C">
        <w:rPr>
          <w:rFonts w:ascii="Calibri" w:hAnsi="Calibri" w:cs="Calibri"/>
          <w:i/>
          <w:iCs/>
          <w:sz w:val="24"/>
          <w:szCs w:val="24"/>
        </w:rPr>
        <w:t>a</w:t>
      </w:r>
      <w:proofErr w:type="spellEnd"/>
      <w:r w:rsidRPr="0030143C">
        <w:rPr>
          <w:rFonts w:ascii="Calibri" w:hAnsi="Calibri" w:cs="Calibri"/>
          <w:i/>
          <w:iCs/>
          <w:sz w:val="24"/>
          <w:szCs w:val="24"/>
        </w:rPr>
        <w:t xml:space="preserve"> screening flowchart (e.g., PRISMA flowchart</w:t>
      </w:r>
      <w:ins w:id="29" w:author="Kyle Morrison" w:date="2024-06-25T11:17:00Z" w16du:dateUtc="2024-06-25T10:17:00Z">
        <w:r w:rsidRPr="0030143C">
          <w:rPr>
            <w:rFonts w:ascii="Calibri" w:hAnsi="Calibri" w:cs="Calibri"/>
            <w:i/>
            <w:iCs/>
            <w:sz w:val="24"/>
            <w:szCs w:val="24"/>
          </w:rPr>
          <w:t>), or the authors can state the number of studies per subgroup analysis</w:t>
        </w:r>
      </w:ins>
      <w:r w:rsidRPr="0030143C">
        <w:rPr>
          <w:rFonts w:ascii="Calibri" w:hAnsi="Calibri" w:cs="Calibri"/>
          <w:i/>
          <w:iCs/>
          <w:sz w:val="24"/>
          <w:szCs w:val="24"/>
        </w:rPr>
        <w:t xml:space="preserve">. </w:t>
      </w:r>
    </w:p>
    <w:p w14:paraId="6DC9BFDB" w14:textId="77777777" w:rsidR="00FF15D7" w:rsidRPr="0030143C" w:rsidRDefault="00FF15D7" w:rsidP="00FF15D7">
      <w:pPr>
        <w:spacing w:line="480" w:lineRule="auto"/>
        <w:rPr>
          <w:rFonts w:ascii="Calibri" w:hAnsi="Calibri" w:cs="Calibri"/>
          <w:sz w:val="24"/>
          <w:szCs w:val="24"/>
          <w:u w:val="single"/>
        </w:rPr>
      </w:pPr>
      <w:r w:rsidRPr="0030143C">
        <w:rPr>
          <w:rFonts w:ascii="Calibri" w:hAnsi="Calibri" w:cs="Calibri"/>
          <w:sz w:val="24"/>
          <w:szCs w:val="24"/>
          <w:u w:val="single"/>
        </w:rPr>
        <w:lastRenderedPageBreak/>
        <w:t>Criteria for ‘No’</w:t>
      </w:r>
    </w:p>
    <w:p w14:paraId="6FD22699" w14:textId="77777777" w:rsidR="00FF15D7" w:rsidRPr="0030143C" w:rsidRDefault="00FF15D7" w:rsidP="00FF15D7">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bCs/>
          <w:i/>
          <w:iCs/>
          <w:sz w:val="24"/>
          <w:szCs w:val="24"/>
          <w:u w:val="single"/>
        </w:rPr>
        <w:t>not</w:t>
      </w:r>
      <w:r w:rsidRPr="0030143C">
        <w:rPr>
          <w:rFonts w:ascii="Calibri" w:hAnsi="Calibri" w:cs="Calibri"/>
          <w:i/>
          <w:iCs/>
          <w:sz w:val="24"/>
          <w:szCs w:val="24"/>
        </w:rPr>
        <w:t xml:space="preserve"> reported the total number of primary studies synthesised in the meta-analysis in the manuscript or supplementary material. The total number of studies cannot be inferred by counting from a forest plot, or from a provided dataset. </w:t>
      </w:r>
    </w:p>
    <w:p w14:paraId="6C1FA71A" w14:textId="77777777" w:rsidR="00FF15D7" w:rsidRPr="0030143C" w:rsidRDefault="00FF15D7" w:rsidP="00FF15D7">
      <w:pPr>
        <w:spacing w:line="480" w:lineRule="auto"/>
        <w:rPr>
          <w:rFonts w:ascii="Calibri" w:hAnsi="Calibri" w:cs="Calibri"/>
          <w:sz w:val="24"/>
          <w:szCs w:val="24"/>
          <w:u w:val="single"/>
        </w:rPr>
      </w:pPr>
      <w:r w:rsidRPr="0030143C">
        <w:rPr>
          <w:rFonts w:ascii="Calibri" w:hAnsi="Calibri" w:cs="Calibri"/>
          <w:sz w:val="24"/>
          <w:szCs w:val="24"/>
          <w:u w:val="single"/>
        </w:rPr>
        <w:t>Criteria for ‘Not Applicable’</w:t>
      </w:r>
    </w:p>
    <w:p w14:paraId="155A8377" w14:textId="77777777" w:rsidR="00FF15D7" w:rsidRPr="0030143C" w:rsidRDefault="00FF15D7" w:rsidP="00FF15D7">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There is no ‘Not Applicable’ option for MATES item </w:t>
      </w:r>
      <w:ins w:id="30" w:author="Kyle Morrison" w:date="2024-06-25T13:46:00Z" w16du:dateUtc="2024-06-25T12:46:00Z">
        <w:r w:rsidRPr="0030143C">
          <w:rPr>
            <w:rFonts w:ascii="Calibri" w:hAnsi="Calibri" w:cs="Calibri"/>
            <w:i/>
            <w:iCs/>
            <w:sz w:val="24"/>
            <w:szCs w:val="24"/>
          </w:rPr>
          <w:t>5</w:t>
        </w:r>
      </w:ins>
      <w:del w:id="31" w:author="Kyle Morrison" w:date="2024-06-25T13:46:00Z" w16du:dateUtc="2024-06-25T12:46:00Z">
        <w:r w:rsidRPr="0030143C" w:rsidDel="00C72FB8">
          <w:rPr>
            <w:rFonts w:ascii="Calibri" w:hAnsi="Calibri" w:cs="Calibri"/>
            <w:i/>
            <w:iCs/>
            <w:sz w:val="24"/>
            <w:szCs w:val="24"/>
          </w:rPr>
          <w:delText>3</w:delText>
        </w:r>
      </w:del>
      <w:r w:rsidRPr="0030143C">
        <w:rPr>
          <w:rFonts w:ascii="Calibri" w:hAnsi="Calibri" w:cs="Calibri"/>
          <w:i/>
          <w:iCs/>
          <w:sz w:val="24"/>
          <w:szCs w:val="24"/>
        </w:rPr>
        <w:t>.</w:t>
      </w:r>
    </w:p>
    <w:p w14:paraId="03B0C2D7" w14:textId="77777777" w:rsidR="00FF15D7" w:rsidRDefault="00FF15D7" w:rsidP="00BA114F"/>
    <w:p w14:paraId="58934FE3" w14:textId="77777777" w:rsidR="007C487A" w:rsidRDefault="007C487A" w:rsidP="00BA114F"/>
    <w:p w14:paraId="6C1F2552" w14:textId="77777777" w:rsidR="007C487A" w:rsidRPr="0030143C" w:rsidRDefault="007C487A" w:rsidP="007C487A">
      <w:pPr>
        <w:spacing w:line="480" w:lineRule="auto"/>
        <w:rPr>
          <w:rFonts w:ascii="Calibri" w:hAnsi="Calibri" w:cs="Calibri"/>
          <w:b/>
          <w:bCs/>
          <w:sz w:val="24"/>
          <w:szCs w:val="24"/>
          <w:u w:val="single"/>
        </w:rPr>
      </w:pPr>
      <w:r w:rsidRPr="0030143C">
        <w:rPr>
          <w:rFonts w:ascii="Calibri" w:hAnsi="Calibri" w:cs="Calibri"/>
          <w:b/>
          <w:bCs/>
          <w:i/>
          <w:iCs/>
          <w:sz w:val="24"/>
          <w:szCs w:val="24"/>
        </w:rPr>
        <w:t xml:space="preserve">MATES item </w:t>
      </w:r>
      <w:ins w:id="32" w:author="Kyle Morrison" w:date="2024-06-25T13:31:00Z" w16du:dateUtc="2024-06-25T12:31:00Z">
        <w:r w:rsidRPr="0030143C">
          <w:rPr>
            <w:rFonts w:ascii="Calibri" w:hAnsi="Calibri" w:cs="Calibri"/>
            <w:b/>
            <w:bCs/>
            <w:i/>
            <w:iCs/>
            <w:sz w:val="24"/>
            <w:szCs w:val="24"/>
          </w:rPr>
          <w:t>6</w:t>
        </w:r>
      </w:ins>
      <w:del w:id="33" w:author="Kyle Morrison" w:date="2024-06-25T13:31:00Z" w16du:dateUtc="2024-06-25T12:31:00Z">
        <w:r w:rsidRPr="0030143C" w:rsidDel="000E27D2">
          <w:rPr>
            <w:rFonts w:ascii="Calibri" w:hAnsi="Calibri" w:cs="Calibri"/>
            <w:b/>
            <w:bCs/>
            <w:i/>
            <w:iCs/>
            <w:sz w:val="24"/>
            <w:szCs w:val="24"/>
          </w:rPr>
          <w:delText>4</w:delText>
        </w:r>
      </w:del>
      <w:r w:rsidRPr="0030143C">
        <w:rPr>
          <w:rFonts w:ascii="Calibri" w:hAnsi="Calibri" w:cs="Calibri"/>
          <w:b/>
          <w:bCs/>
          <w:i/>
          <w:iCs/>
          <w:sz w:val="24"/>
          <w:szCs w:val="24"/>
        </w:rPr>
        <w:t>: Number of included effect sizes reporting</w:t>
      </w:r>
    </w:p>
    <w:p w14:paraId="01E79CE0" w14:textId="77777777" w:rsidR="007C487A" w:rsidRPr="0030143C" w:rsidRDefault="007C487A" w:rsidP="007C487A">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2D79E803" w14:textId="77777777" w:rsidR="007C487A" w:rsidRPr="0030143C" w:rsidRDefault="007C487A" w:rsidP="007C487A">
      <w:pPr>
        <w:spacing w:line="480" w:lineRule="auto"/>
        <w:ind w:left="360"/>
        <w:rPr>
          <w:rFonts w:ascii="Calibri" w:hAnsi="Calibri" w:cs="Calibri"/>
          <w:i/>
          <w:iCs/>
          <w:sz w:val="24"/>
          <w:szCs w:val="24"/>
        </w:rPr>
      </w:pPr>
      <w:r w:rsidRPr="0030143C">
        <w:rPr>
          <w:rFonts w:ascii="Calibri" w:hAnsi="Calibri" w:cs="Calibri"/>
          <w:i/>
          <w:iCs/>
          <w:sz w:val="24"/>
          <w:szCs w:val="24"/>
        </w:rPr>
        <w:t>o</w:t>
      </w:r>
      <w:r w:rsidRPr="0030143C">
        <w:rPr>
          <w:rFonts w:ascii="Calibri" w:hAnsi="Calibri" w:cs="Calibri"/>
          <w:i/>
          <w:iCs/>
          <w:sz w:val="24"/>
          <w:szCs w:val="24"/>
        </w:rPr>
        <w:tab/>
        <w:t xml:space="preserve">Do the authors report the total number of effect size estimates synthesised in the meta-analysis in the manuscript or supplementary material? </w:t>
      </w:r>
      <w:r w:rsidRPr="0030143C">
        <w:rPr>
          <w:rFonts w:ascii="Calibri" w:hAnsi="Calibri" w:cs="Calibri"/>
          <w:i/>
          <w:iCs/>
          <w:sz w:val="24"/>
          <w:szCs w:val="24"/>
        </w:rPr>
        <w:tab/>
      </w:r>
    </w:p>
    <w:p w14:paraId="38C67C21" w14:textId="77777777" w:rsidR="007C487A" w:rsidRPr="0030143C" w:rsidRDefault="007C487A" w:rsidP="007C487A">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3194E1F2" w14:textId="77777777" w:rsidR="007C487A" w:rsidRPr="0030143C" w:rsidRDefault="007C487A" w:rsidP="007C487A">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The authors have reported the total number of effect sizes estimates synthesised in the meta-analysis in the manuscript or supplementary material.</w:t>
      </w:r>
      <w:del w:id="34" w:author="Kyle Morrison" w:date="2024-06-25T13:33:00Z" w16du:dateUtc="2024-06-25T12:33:00Z">
        <w:r w:rsidRPr="0030143C" w:rsidDel="004D72C4">
          <w:rPr>
            <w:rFonts w:ascii="Calibri" w:hAnsi="Calibri" w:cs="Calibri"/>
            <w:i/>
            <w:iCs/>
            <w:sz w:val="24"/>
            <w:szCs w:val="24"/>
          </w:rPr>
          <w:delText xml:space="preserve"> The total number of effect sizes cannot be inferred by counting and must be stated explicitly.</w:delText>
        </w:r>
      </w:del>
    </w:p>
    <w:p w14:paraId="37ACC03B" w14:textId="77777777" w:rsidR="007C487A" w:rsidRPr="0030143C" w:rsidRDefault="007C487A" w:rsidP="007C487A">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79575D90" w14:textId="77777777" w:rsidR="007C487A" w:rsidRPr="0030143C" w:rsidRDefault="007C487A" w:rsidP="007C487A">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not reported the total number of effect sizes synthesised in the meta-analysis in the manuscript or supplementary material. </w:t>
      </w:r>
      <w:del w:id="35" w:author="Kyle Morrison" w:date="2024-06-25T13:34:00Z" w16du:dateUtc="2024-06-25T12:34:00Z">
        <w:r w:rsidRPr="0030143C" w:rsidDel="004E2228">
          <w:rPr>
            <w:rFonts w:ascii="Calibri" w:hAnsi="Calibri" w:cs="Calibri"/>
            <w:i/>
            <w:iCs/>
            <w:sz w:val="24"/>
            <w:szCs w:val="24"/>
          </w:rPr>
          <w:delText xml:space="preserve">The total number of effect sizes cannot be inferred by counting and must be stated explicitly. </w:delText>
        </w:r>
      </w:del>
      <w:ins w:id="36" w:author="Kyle Morrison" w:date="2024-06-25T13:34:00Z" w16du:dateUtc="2024-06-25T12:34:00Z">
        <w:r w:rsidRPr="0030143C">
          <w:rPr>
            <w:rFonts w:ascii="Calibri" w:hAnsi="Calibri" w:cs="Calibri"/>
            <w:i/>
            <w:iCs/>
            <w:sz w:val="24"/>
            <w:szCs w:val="24"/>
          </w:rPr>
          <w:t>Alternatively, the total number of effect sizes can only be inferred by counting.</w:t>
        </w:r>
      </w:ins>
    </w:p>
    <w:p w14:paraId="27AD5E1E" w14:textId="77777777" w:rsidR="007C487A" w:rsidRPr="0030143C" w:rsidRDefault="007C487A" w:rsidP="007C487A">
      <w:pPr>
        <w:spacing w:line="480" w:lineRule="auto"/>
        <w:rPr>
          <w:rFonts w:ascii="Calibri" w:hAnsi="Calibri" w:cs="Calibri"/>
          <w:sz w:val="24"/>
          <w:szCs w:val="24"/>
          <w:u w:val="single"/>
        </w:rPr>
      </w:pPr>
      <w:r w:rsidRPr="0030143C">
        <w:rPr>
          <w:rFonts w:ascii="Calibri" w:hAnsi="Calibri" w:cs="Calibri"/>
          <w:sz w:val="24"/>
          <w:szCs w:val="24"/>
          <w:u w:val="single"/>
        </w:rPr>
        <w:lastRenderedPageBreak/>
        <w:t>Criteria for ‘Not Applicable’</w:t>
      </w:r>
    </w:p>
    <w:p w14:paraId="410061AA" w14:textId="77777777" w:rsidR="007C487A" w:rsidRPr="0030143C" w:rsidRDefault="007C487A" w:rsidP="007C487A">
      <w:pPr>
        <w:spacing w:line="480" w:lineRule="auto"/>
        <w:ind w:left="360"/>
        <w:rPr>
          <w:rFonts w:ascii="Calibri" w:hAnsi="Calibri" w:cs="Calibri"/>
          <w:i/>
          <w:iCs/>
          <w:sz w:val="24"/>
          <w:szCs w:val="24"/>
        </w:rPr>
      </w:pPr>
      <w:r w:rsidRPr="0030143C">
        <w:rPr>
          <w:rFonts w:ascii="Calibri" w:hAnsi="Calibri" w:cs="Calibri"/>
          <w:i/>
          <w:iCs/>
          <w:sz w:val="24"/>
          <w:szCs w:val="24"/>
        </w:rPr>
        <w:t>o</w:t>
      </w:r>
      <w:r w:rsidRPr="0030143C">
        <w:rPr>
          <w:rFonts w:ascii="Calibri" w:hAnsi="Calibri" w:cs="Calibri"/>
          <w:i/>
          <w:iCs/>
          <w:sz w:val="24"/>
          <w:szCs w:val="24"/>
        </w:rPr>
        <w:tab/>
        <w:t xml:space="preserve">There is no ‘Not Applicable’ option for MATES item </w:t>
      </w:r>
      <w:ins w:id="37" w:author="Kyle Morrison" w:date="2024-06-25T13:35:00Z" w16du:dateUtc="2024-06-25T12:35:00Z">
        <w:r w:rsidRPr="0030143C">
          <w:rPr>
            <w:rFonts w:ascii="Calibri" w:hAnsi="Calibri" w:cs="Calibri"/>
            <w:i/>
            <w:iCs/>
            <w:sz w:val="24"/>
            <w:szCs w:val="24"/>
          </w:rPr>
          <w:t>6</w:t>
        </w:r>
      </w:ins>
      <w:del w:id="38" w:author="Kyle Morrison" w:date="2024-06-25T13:35:00Z" w16du:dateUtc="2024-06-25T12:35:00Z">
        <w:r w:rsidRPr="0030143C" w:rsidDel="00D27974">
          <w:rPr>
            <w:rFonts w:ascii="Calibri" w:hAnsi="Calibri" w:cs="Calibri"/>
            <w:i/>
            <w:iCs/>
            <w:sz w:val="24"/>
            <w:szCs w:val="24"/>
          </w:rPr>
          <w:delText>4</w:delText>
        </w:r>
      </w:del>
      <w:r w:rsidRPr="0030143C">
        <w:rPr>
          <w:rFonts w:ascii="Calibri" w:hAnsi="Calibri" w:cs="Calibri"/>
          <w:i/>
          <w:iCs/>
          <w:sz w:val="24"/>
          <w:szCs w:val="24"/>
        </w:rPr>
        <w:t>.</w:t>
      </w:r>
    </w:p>
    <w:p w14:paraId="00BED933" w14:textId="77777777" w:rsidR="00596AED" w:rsidRPr="00596AED" w:rsidRDefault="00596AED" w:rsidP="00C91EBF">
      <w:pPr>
        <w:spacing w:line="480" w:lineRule="auto"/>
        <w:rPr>
          <w:rFonts w:ascii="Calibri" w:hAnsi="Calibri" w:cs="Calibri"/>
          <w:i/>
          <w:iCs/>
          <w:sz w:val="24"/>
          <w:szCs w:val="24"/>
        </w:rPr>
      </w:pPr>
    </w:p>
    <w:p w14:paraId="1EBE4EDF" w14:textId="6675DF8C" w:rsidR="00C053FA" w:rsidRPr="0030143C" w:rsidRDefault="00C053FA" w:rsidP="00C053FA">
      <w:pPr>
        <w:spacing w:line="480" w:lineRule="auto"/>
        <w:rPr>
          <w:rFonts w:ascii="Calibri" w:hAnsi="Calibri" w:cs="Calibri"/>
          <w:b/>
          <w:bCs/>
          <w:i/>
          <w:iCs/>
          <w:sz w:val="24"/>
          <w:szCs w:val="24"/>
        </w:rPr>
      </w:pPr>
      <w:r w:rsidRPr="0030143C">
        <w:rPr>
          <w:rFonts w:ascii="Calibri" w:hAnsi="Calibri" w:cs="Calibri"/>
          <w:b/>
          <w:bCs/>
          <w:i/>
          <w:iCs/>
          <w:sz w:val="24"/>
          <w:szCs w:val="24"/>
        </w:rPr>
        <w:t xml:space="preserve">MATES item </w:t>
      </w:r>
      <w:r w:rsidR="00C91EBF">
        <w:rPr>
          <w:rFonts w:ascii="Calibri" w:hAnsi="Calibri" w:cs="Calibri"/>
          <w:b/>
          <w:bCs/>
          <w:i/>
          <w:iCs/>
          <w:sz w:val="24"/>
          <w:szCs w:val="24"/>
        </w:rPr>
        <w:t>7</w:t>
      </w:r>
      <w:r w:rsidRPr="0030143C">
        <w:rPr>
          <w:rFonts w:ascii="Calibri" w:hAnsi="Calibri" w:cs="Calibri"/>
          <w:b/>
          <w:bCs/>
          <w:i/>
          <w:iCs/>
          <w:sz w:val="24"/>
          <w:szCs w:val="24"/>
        </w:rPr>
        <w:t xml:space="preserve">: </w:t>
      </w:r>
      <w:del w:id="39" w:author="Kyle Morrison" w:date="2024-06-25T14:35:00Z" w16du:dateUtc="2024-06-25T13:35:00Z">
        <w:r w:rsidRPr="0030143C" w:rsidDel="001E776B">
          <w:rPr>
            <w:rFonts w:ascii="Calibri" w:hAnsi="Calibri" w:cs="Calibri"/>
            <w:b/>
            <w:bCs/>
            <w:i/>
            <w:iCs/>
            <w:sz w:val="24"/>
            <w:szCs w:val="24"/>
          </w:rPr>
          <w:delText xml:space="preserve">Overall </w:delText>
        </w:r>
      </w:del>
      <w:ins w:id="40" w:author="Kyle Morrison" w:date="2024-06-25T14:35:00Z" w16du:dateUtc="2024-06-25T13:35:00Z">
        <w:r w:rsidRPr="0030143C">
          <w:rPr>
            <w:rFonts w:ascii="Calibri" w:hAnsi="Calibri" w:cs="Calibri"/>
            <w:b/>
            <w:bCs/>
            <w:i/>
            <w:iCs/>
            <w:sz w:val="24"/>
            <w:szCs w:val="24"/>
          </w:rPr>
          <w:t xml:space="preserve">Pooled </w:t>
        </w:r>
      </w:ins>
      <w:r w:rsidRPr="0030143C">
        <w:rPr>
          <w:rFonts w:ascii="Calibri" w:hAnsi="Calibri" w:cs="Calibri"/>
          <w:b/>
          <w:bCs/>
          <w:i/>
          <w:iCs/>
          <w:sz w:val="24"/>
          <w:szCs w:val="24"/>
        </w:rPr>
        <w:t>mean effect reporting</w:t>
      </w:r>
    </w:p>
    <w:p w14:paraId="05E48520" w14:textId="77777777" w:rsidR="00C053FA" w:rsidRPr="0030143C" w:rsidRDefault="00C053FA" w:rsidP="00C053FA">
      <w:pPr>
        <w:spacing w:line="480" w:lineRule="auto"/>
        <w:rPr>
          <w:rFonts w:ascii="Calibri" w:hAnsi="Calibri" w:cs="Calibri"/>
          <w:i/>
          <w:iCs/>
          <w:sz w:val="24"/>
          <w:szCs w:val="24"/>
          <w:u w:val="single"/>
        </w:rPr>
      </w:pPr>
      <w:r w:rsidRPr="0030143C">
        <w:rPr>
          <w:rFonts w:ascii="Calibri" w:hAnsi="Calibri" w:cs="Calibri"/>
          <w:i/>
          <w:iCs/>
          <w:sz w:val="24"/>
          <w:szCs w:val="24"/>
          <w:u w:val="single"/>
        </w:rPr>
        <w:t xml:space="preserve">Question </w:t>
      </w:r>
    </w:p>
    <w:p w14:paraId="2AD3D460" w14:textId="77777777" w:rsidR="00C053FA" w:rsidRPr="0030143C" w:rsidRDefault="00C053FA" w:rsidP="00C053FA">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Do the authors report the </w:t>
      </w:r>
      <w:del w:id="41" w:author="Kyle Morrison" w:date="2024-06-25T14:36:00Z" w16du:dateUtc="2024-06-25T13:36:00Z">
        <w:r w:rsidRPr="0030143C" w:rsidDel="00E40F9C">
          <w:rPr>
            <w:rFonts w:ascii="Calibri" w:hAnsi="Calibri" w:cs="Calibri"/>
            <w:i/>
            <w:iCs/>
            <w:sz w:val="24"/>
            <w:szCs w:val="24"/>
          </w:rPr>
          <w:delText xml:space="preserve">overall </w:delText>
        </w:r>
      </w:del>
      <w:ins w:id="42" w:author="Kyle Morrison" w:date="2024-06-25T14:36:00Z" w16du:dateUtc="2024-06-25T13:36:00Z">
        <w:r w:rsidRPr="0030143C">
          <w:rPr>
            <w:rFonts w:ascii="Calibri" w:hAnsi="Calibri" w:cs="Calibri"/>
            <w:i/>
            <w:iCs/>
            <w:sz w:val="24"/>
            <w:szCs w:val="24"/>
          </w:rPr>
          <w:t xml:space="preserve">pooled </w:t>
        </w:r>
      </w:ins>
      <w:r w:rsidRPr="0030143C">
        <w:rPr>
          <w:rFonts w:ascii="Calibri" w:hAnsi="Calibri" w:cs="Calibri"/>
          <w:i/>
          <w:iCs/>
          <w:sz w:val="24"/>
          <w:szCs w:val="24"/>
        </w:rPr>
        <w:t>mean effect of the meta-analysis/meta-regression using a plot, table or within text in the manuscript or supplementary material?</w:t>
      </w:r>
    </w:p>
    <w:p w14:paraId="1B871FC0" w14:textId="77777777" w:rsidR="00C053FA" w:rsidRPr="0030143C" w:rsidRDefault="00C053FA" w:rsidP="00C053FA">
      <w:pPr>
        <w:spacing w:line="480" w:lineRule="auto"/>
        <w:rPr>
          <w:rFonts w:ascii="Calibri" w:hAnsi="Calibri" w:cs="Calibri"/>
          <w:i/>
          <w:iCs/>
          <w:sz w:val="24"/>
          <w:szCs w:val="24"/>
          <w:u w:val="single"/>
        </w:rPr>
      </w:pPr>
      <w:r w:rsidRPr="0030143C">
        <w:rPr>
          <w:rFonts w:ascii="Calibri" w:hAnsi="Calibri" w:cs="Calibri"/>
          <w:i/>
          <w:iCs/>
          <w:sz w:val="24"/>
          <w:szCs w:val="24"/>
          <w:u w:val="single"/>
        </w:rPr>
        <w:t>Criteria for ‘Yes’</w:t>
      </w:r>
    </w:p>
    <w:p w14:paraId="29D9B70F" w14:textId="77777777" w:rsidR="00C053FA" w:rsidRPr="0030143C" w:rsidRDefault="00C053FA" w:rsidP="00C053FA">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reported the </w:t>
      </w:r>
      <w:del w:id="43" w:author="Kyle Morrison" w:date="2024-06-25T14:36:00Z" w16du:dateUtc="2024-06-25T13:36:00Z">
        <w:r w:rsidRPr="0030143C" w:rsidDel="00E40F9C">
          <w:rPr>
            <w:rFonts w:ascii="Calibri" w:hAnsi="Calibri" w:cs="Calibri"/>
            <w:i/>
            <w:iCs/>
            <w:sz w:val="24"/>
            <w:szCs w:val="24"/>
          </w:rPr>
          <w:delText xml:space="preserve">overall </w:delText>
        </w:r>
      </w:del>
      <w:ins w:id="44" w:author="Kyle Morrison" w:date="2024-06-25T14:36:00Z" w16du:dateUtc="2024-06-25T13:36:00Z">
        <w:r w:rsidRPr="0030143C">
          <w:rPr>
            <w:rFonts w:ascii="Calibri" w:hAnsi="Calibri" w:cs="Calibri"/>
            <w:i/>
            <w:iCs/>
            <w:sz w:val="24"/>
            <w:szCs w:val="24"/>
          </w:rPr>
          <w:t xml:space="preserve">pooled </w:t>
        </w:r>
      </w:ins>
      <w:r w:rsidRPr="0030143C">
        <w:rPr>
          <w:rFonts w:ascii="Calibri" w:hAnsi="Calibri" w:cs="Calibri"/>
          <w:i/>
          <w:iCs/>
          <w:sz w:val="24"/>
          <w:szCs w:val="24"/>
        </w:rPr>
        <w:t xml:space="preserve">mean effect of the meta-analysis/meta-regression in the text, or within a plot or table in the manuscript or supplementary material. </w:t>
      </w:r>
      <w:ins w:id="45" w:author="Kyle Morrison" w:date="2024-06-25T14:35:00Z" w16du:dateUtc="2024-06-25T13:35:00Z">
        <w:r w:rsidRPr="0030143C">
          <w:rPr>
            <w:rFonts w:ascii="Calibri" w:hAnsi="Calibri" w:cs="Calibri"/>
            <w:i/>
            <w:iCs/>
            <w:sz w:val="24"/>
            <w:szCs w:val="24"/>
          </w:rPr>
          <w:t>The study may have reported a pooled mean effect for each subgroup analysis.</w:t>
        </w:r>
      </w:ins>
    </w:p>
    <w:p w14:paraId="205077AB" w14:textId="77777777" w:rsidR="00C053FA" w:rsidRPr="0030143C" w:rsidRDefault="00C053FA" w:rsidP="00C053FA">
      <w:pPr>
        <w:spacing w:line="480" w:lineRule="auto"/>
        <w:rPr>
          <w:rFonts w:ascii="Calibri" w:hAnsi="Calibri" w:cs="Calibri"/>
          <w:i/>
          <w:iCs/>
          <w:sz w:val="24"/>
          <w:szCs w:val="24"/>
          <w:u w:val="single"/>
        </w:rPr>
      </w:pPr>
      <w:r w:rsidRPr="0030143C">
        <w:rPr>
          <w:rFonts w:ascii="Calibri" w:hAnsi="Calibri" w:cs="Calibri"/>
          <w:i/>
          <w:iCs/>
          <w:sz w:val="24"/>
          <w:szCs w:val="24"/>
          <w:u w:val="single"/>
        </w:rPr>
        <w:t>Criteria for ‘No’</w:t>
      </w:r>
    </w:p>
    <w:p w14:paraId="4A0B9DF5" w14:textId="77777777" w:rsidR="00C053FA" w:rsidRPr="0030143C" w:rsidRDefault="00C053FA" w:rsidP="00C053FA">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i/>
          <w:iCs/>
          <w:sz w:val="24"/>
          <w:szCs w:val="24"/>
          <w:u w:val="single"/>
        </w:rPr>
        <w:t>not</w:t>
      </w:r>
      <w:r w:rsidRPr="0030143C">
        <w:rPr>
          <w:rFonts w:ascii="Calibri" w:hAnsi="Calibri" w:cs="Calibri"/>
          <w:i/>
          <w:iCs/>
          <w:sz w:val="24"/>
          <w:szCs w:val="24"/>
        </w:rPr>
        <w:t xml:space="preserve"> reported the </w:t>
      </w:r>
      <w:del w:id="46" w:author="Kyle Morrison" w:date="2024-06-25T14:36:00Z" w16du:dateUtc="2024-06-25T13:36:00Z">
        <w:r w:rsidRPr="0030143C" w:rsidDel="00E40F9C">
          <w:rPr>
            <w:rFonts w:ascii="Calibri" w:hAnsi="Calibri" w:cs="Calibri"/>
            <w:i/>
            <w:iCs/>
            <w:sz w:val="24"/>
            <w:szCs w:val="24"/>
          </w:rPr>
          <w:delText xml:space="preserve">overall </w:delText>
        </w:r>
      </w:del>
      <w:ins w:id="47" w:author="Kyle Morrison" w:date="2024-06-25T14:36:00Z" w16du:dateUtc="2024-06-25T13:36:00Z">
        <w:r w:rsidRPr="0030143C">
          <w:rPr>
            <w:rFonts w:ascii="Calibri" w:hAnsi="Calibri" w:cs="Calibri"/>
            <w:i/>
            <w:iCs/>
            <w:sz w:val="24"/>
            <w:szCs w:val="24"/>
          </w:rPr>
          <w:t xml:space="preserve">pooled </w:t>
        </w:r>
      </w:ins>
      <w:r w:rsidRPr="0030143C">
        <w:rPr>
          <w:rFonts w:ascii="Calibri" w:hAnsi="Calibri" w:cs="Calibri"/>
          <w:i/>
          <w:iCs/>
          <w:sz w:val="24"/>
          <w:szCs w:val="24"/>
        </w:rPr>
        <w:t>mean effect of the meta-analysis/meta-regression in the text, or within a plot or table in the manuscript or supplementary material.</w:t>
      </w:r>
    </w:p>
    <w:p w14:paraId="40908A60" w14:textId="77777777" w:rsidR="00663AD7" w:rsidRDefault="00C053FA" w:rsidP="00663AD7">
      <w:pPr>
        <w:spacing w:line="480" w:lineRule="auto"/>
        <w:rPr>
          <w:rFonts w:ascii="Calibri" w:hAnsi="Calibri" w:cs="Calibri"/>
          <w:i/>
          <w:iCs/>
          <w:sz w:val="24"/>
          <w:szCs w:val="24"/>
          <w:u w:val="single"/>
        </w:rPr>
      </w:pPr>
      <w:r w:rsidRPr="0030143C">
        <w:rPr>
          <w:rFonts w:ascii="Calibri" w:hAnsi="Calibri" w:cs="Calibri"/>
          <w:i/>
          <w:iCs/>
          <w:sz w:val="24"/>
          <w:szCs w:val="24"/>
          <w:u w:val="single"/>
        </w:rPr>
        <w:t>Criteria for ‘Not Applicable’</w:t>
      </w:r>
    </w:p>
    <w:p w14:paraId="30B84397" w14:textId="6621FA69" w:rsidR="00C053FA" w:rsidRPr="00663AD7" w:rsidDel="00B13F19" w:rsidRDefault="00C053FA" w:rsidP="00663AD7">
      <w:pPr>
        <w:pStyle w:val="ListParagraph"/>
        <w:numPr>
          <w:ilvl w:val="0"/>
          <w:numId w:val="1"/>
        </w:numPr>
        <w:rPr>
          <w:del w:id="48" w:author="Kyle Morrison" w:date="2024-06-26T11:30:00Z" w16du:dateUtc="2024-06-26T10:30:00Z"/>
          <w:rFonts w:ascii="Calibri" w:hAnsi="Calibri" w:cs="Calibri"/>
          <w:i/>
          <w:iCs/>
          <w:sz w:val="24"/>
          <w:szCs w:val="24"/>
          <w:u w:val="single"/>
        </w:rPr>
      </w:pPr>
      <w:r w:rsidRPr="00663AD7">
        <w:rPr>
          <w:rFonts w:ascii="Calibri" w:hAnsi="Calibri" w:cs="Calibri"/>
          <w:i/>
          <w:iCs/>
          <w:sz w:val="24"/>
          <w:szCs w:val="24"/>
        </w:rPr>
        <w:t>There is no ‘Not Applicable’ option for MATES item 8.</w:t>
      </w:r>
    </w:p>
    <w:p w14:paraId="77E9835F" w14:textId="77777777" w:rsidR="00C053FA" w:rsidRDefault="00C053FA" w:rsidP="00663AD7">
      <w:pPr>
        <w:spacing w:line="480" w:lineRule="auto"/>
        <w:rPr>
          <w:rFonts w:ascii="Calibri" w:hAnsi="Calibri" w:cs="Calibri"/>
          <w:i/>
          <w:iCs/>
          <w:sz w:val="24"/>
          <w:szCs w:val="24"/>
        </w:rPr>
      </w:pPr>
    </w:p>
    <w:p w14:paraId="3117377A" w14:textId="77777777" w:rsidR="00663AD7" w:rsidDel="00B13F19" w:rsidRDefault="00663AD7" w:rsidP="00663AD7">
      <w:pPr>
        <w:spacing w:line="480" w:lineRule="auto"/>
        <w:rPr>
          <w:del w:id="49" w:author="Kyle Morrison" w:date="2024-06-26T11:30:00Z" w16du:dateUtc="2024-06-26T10:30:00Z"/>
          <w:rFonts w:ascii="Calibri" w:hAnsi="Calibri" w:cs="Calibri"/>
          <w:i/>
          <w:iCs/>
          <w:sz w:val="24"/>
          <w:szCs w:val="24"/>
        </w:rPr>
      </w:pPr>
    </w:p>
    <w:p w14:paraId="185E6577" w14:textId="064885E9" w:rsidR="00FC03EB" w:rsidRPr="0030143C" w:rsidRDefault="00FC03EB" w:rsidP="00FC03EB">
      <w:pPr>
        <w:spacing w:line="480" w:lineRule="auto"/>
        <w:rPr>
          <w:rFonts w:ascii="Calibri" w:hAnsi="Calibri" w:cs="Calibri"/>
          <w:b/>
          <w:bCs/>
          <w:i/>
          <w:iCs/>
          <w:sz w:val="24"/>
          <w:szCs w:val="24"/>
        </w:rPr>
      </w:pPr>
      <w:commentRangeStart w:id="50"/>
      <w:r w:rsidRPr="0030143C">
        <w:rPr>
          <w:rFonts w:ascii="Calibri" w:hAnsi="Calibri" w:cs="Calibri"/>
          <w:b/>
          <w:bCs/>
          <w:i/>
          <w:iCs/>
          <w:sz w:val="24"/>
          <w:szCs w:val="24"/>
        </w:rPr>
        <w:lastRenderedPageBreak/>
        <w:t xml:space="preserve">MATES item </w:t>
      </w:r>
      <w:ins w:id="51" w:author="Kyle Morrison" w:date="2024-06-26T11:35:00Z" w16du:dateUtc="2024-06-26T10:35:00Z">
        <w:r w:rsidR="003A167A">
          <w:rPr>
            <w:rFonts w:ascii="Calibri" w:hAnsi="Calibri" w:cs="Calibri"/>
            <w:b/>
            <w:bCs/>
            <w:i/>
            <w:iCs/>
            <w:sz w:val="24"/>
            <w:szCs w:val="24"/>
          </w:rPr>
          <w:t>8</w:t>
        </w:r>
      </w:ins>
      <w:del w:id="52" w:author="Kyle Morrison" w:date="2024-06-25T14:00:00Z" w16du:dateUtc="2024-06-25T13:00:00Z">
        <w:r w:rsidRPr="0030143C" w:rsidDel="008A7997">
          <w:rPr>
            <w:rFonts w:ascii="Calibri" w:hAnsi="Calibri" w:cs="Calibri"/>
            <w:b/>
            <w:bCs/>
            <w:i/>
            <w:iCs/>
            <w:sz w:val="24"/>
            <w:szCs w:val="24"/>
          </w:rPr>
          <w:delText>7</w:delText>
        </w:r>
      </w:del>
      <w:r w:rsidRPr="0030143C">
        <w:rPr>
          <w:rFonts w:ascii="Calibri" w:hAnsi="Calibri" w:cs="Calibri"/>
          <w:b/>
          <w:bCs/>
          <w:i/>
          <w:iCs/>
          <w:sz w:val="24"/>
          <w:szCs w:val="24"/>
        </w:rPr>
        <w:t>: Effect size weight</w:t>
      </w:r>
      <w:ins w:id="53" w:author="Kyle Morrison" w:date="2024-06-25T16:38:00Z" w16du:dateUtc="2024-06-25T15:38:00Z">
        <w:r w:rsidRPr="0030143C">
          <w:rPr>
            <w:rFonts w:ascii="Calibri" w:hAnsi="Calibri" w:cs="Calibri"/>
            <w:b/>
            <w:bCs/>
            <w:i/>
            <w:iCs/>
            <w:sz w:val="24"/>
            <w:szCs w:val="24"/>
          </w:rPr>
          <w:t>ing</w:t>
        </w:r>
      </w:ins>
      <w:del w:id="54" w:author="Kyle Morrison" w:date="2024-06-25T16:38:00Z" w16du:dateUtc="2024-06-25T15:38:00Z">
        <w:r w:rsidRPr="0030143C" w:rsidDel="008C6AED">
          <w:rPr>
            <w:rFonts w:ascii="Calibri" w:hAnsi="Calibri" w:cs="Calibri"/>
            <w:b/>
            <w:bCs/>
            <w:i/>
            <w:iCs/>
            <w:sz w:val="24"/>
            <w:szCs w:val="24"/>
          </w:rPr>
          <w:delText>s</w:delText>
        </w:r>
      </w:del>
      <w:ins w:id="55" w:author="Kyle Morrison" w:date="2024-06-25T16:39:00Z" w16du:dateUtc="2024-06-25T15:39:00Z">
        <w:r w:rsidRPr="0030143C">
          <w:rPr>
            <w:rFonts w:ascii="Calibri" w:hAnsi="Calibri" w:cs="Calibri"/>
            <w:b/>
            <w:bCs/>
            <w:i/>
            <w:iCs/>
            <w:sz w:val="24"/>
            <w:szCs w:val="24"/>
          </w:rPr>
          <w:t xml:space="preserve"> strategy</w:t>
        </w:r>
      </w:ins>
      <w:r w:rsidRPr="0030143C">
        <w:rPr>
          <w:rFonts w:ascii="Calibri" w:hAnsi="Calibri" w:cs="Calibri"/>
          <w:b/>
          <w:bCs/>
          <w:i/>
          <w:iCs/>
          <w:sz w:val="24"/>
          <w:szCs w:val="24"/>
        </w:rPr>
        <w:t xml:space="preserve"> reporting</w:t>
      </w:r>
      <w:commentRangeEnd w:id="50"/>
      <w:r w:rsidRPr="0030143C">
        <w:rPr>
          <w:rStyle w:val="CommentReference"/>
          <w:rFonts w:ascii="Calibri" w:hAnsi="Calibri" w:cs="Calibri"/>
        </w:rPr>
        <w:commentReference w:id="50"/>
      </w:r>
    </w:p>
    <w:p w14:paraId="7867343C" w14:textId="77777777" w:rsidR="00FC03EB" w:rsidRPr="0030143C" w:rsidRDefault="00FC03EB" w:rsidP="00FC03EB">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2A4BCFDE" w14:textId="77777777" w:rsidR="00FC03EB" w:rsidRPr="0030143C" w:rsidRDefault="00FC03EB" w:rsidP="00FC03EB">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Do the authors report </w:t>
      </w:r>
      <w:ins w:id="56" w:author="Kyle Morrison" w:date="2024-06-25T13:55:00Z" w16du:dateUtc="2024-06-25T12:55:00Z">
        <w:r w:rsidRPr="0030143C">
          <w:rPr>
            <w:rFonts w:ascii="Calibri" w:hAnsi="Calibri" w:cs="Calibri"/>
            <w:i/>
            <w:iCs/>
            <w:sz w:val="24"/>
            <w:szCs w:val="24"/>
          </w:rPr>
          <w:t>the strategy used to assign weights</w:t>
        </w:r>
      </w:ins>
      <w:del w:id="57" w:author="Kyle Morrison" w:date="2024-06-25T13:55:00Z" w16du:dateUtc="2024-06-25T12:55:00Z">
        <w:r w:rsidRPr="0030143C" w:rsidDel="00E76A62">
          <w:rPr>
            <w:rFonts w:ascii="Calibri" w:hAnsi="Calibri" w:cs="Calibri"/>
            <w:i/>
            <w:iCs/>
            <w:sz w:val="24"/>
            <w:szCs w:val="24"/>
          </w:rPr>
          <w:delText xml:space="preserve">the sampling variance, sampling error or equivalent </w:delText>
        </w:r>
      </w:del>
      <w:r w:rsidRPr="0030143C">
        <w:rPr>
          <w:rFonts w:ascii="Calibri" w:hAnsi="Calibri" w:cs="Calibri"/>
          <w:i/>
          <w:iCs/>
          <w:sz w:val="24"/>
          <w:szCs w:val="24"/>
        </w:rPr>
        <w:t>(</w:t>
      </w:r>
      <w:ins w:id="58" w:author="Kyle Morrison" w:date="2024-06-25T13:55:00Z" w16du:dateUtc="2024-06-25T12:55:00Z">
        <w:r w:rsidRPr="0030143C">
          <w:rPr>
            <w:rFonts w:ascii="Calibri" w:hAnsi="Calibri" w:cs="Calibri"/>
            <w:i/>
            <w:iCs/>
            <w:sz w:val="24"/>
            <w:szCs w:val="24"/>
          </w:rPr>
          <w:t xml:space="preserve">e.g., the sampling variance, sampling error or equivalent </w:t>
        </w:r>
      </w:ins>
      <w:del w:id="59" w:author="Kyle Morrison" w:date="2024-06-25T13:55:00Z" w16du:dateUtc="2024-06-25T12:55:00Z">
        <w:r w:rsidRPr="0030143C" w:rsidDel="0023622F">
          <w:rPr>
            <w:rFonts w:ascii="Calibri" w:hAnsi="Calibri" w:cs="Calibri"/>
            <w:i/>
            <w:iCs/>
            <w:sz w:val="24"/>
            <w:szCs w:val="24"/>
          </w:rPr>
          <w:delText>i.e., strategy to assign weights</w:delText>
        </w:r>
      </w:del>
      <w:r w:rsidRPr="0030143C">
        <w:rPr>
          <w:rFonts w:ascii="Calibri" w:hAnsi="Calibri" w:cs="Calibri"/>
          <w:i/>
          <w:iCs/>
          <w:sz w:val="24"/>
          <w:szCs w:val="24"/>
        </w:rPr>
        <w:t xml:space="preserve">) of effect size estimates in the manuscript or supplementary material? </w:t>
      </w:r>
    </w:p>
    <w:p w14:paraId="39724B0B" w14:textId="77777777" w:rsidR="00FC03EB" w:rsidRPr="0030143C" w:rsidRDefault="00FC03EB" w:rsidP="00FC03EB">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70B5C534" w14:textId="77777777" w:rsidR="00FC03EB" w:rsidRPr="0030143C" w:rsidRDefault="00FC03EB" w:rsidP="00FC03E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reported </w:t>
      </w:r>
      <w:ins w:id="60" w:author="Kyle Morrison" w:date="2024-06-25T13:56:00Z" w16du:dateUtc="2024-06-25T12:56:00Z">
        <w:r w:rsidRPr="0030143C">
          <w:rPr>
            <w:rFonts w:ascii="Calibri" w:hAnsi="Calibri" w:cs="Calibri"/>
            <w:i/>
            <w:iCs/>
            <w:sz w:val="24"/>
            <w:szCs w:val="24"/>
          </w:rPr>
          <w:t>the strategy used to assign weights</w:t>
        </w:r>
        <w:r w:rsidRPr="0030143C" w:rsidDel="000E75D3">
          <w:rPr>
            <w:rFonts w:ascii="Calibri" w:hAnsi="Calibri" w:cs="Calibri"/>
            <w:i/>
            <w:iCs/>
            <w:sz w:val="24"/>
            <w:szCs w:val="24"/>
          </w:rPr>
          <w:t xml:space="preserve"> </w:t>
        </w:r>
      </w:ins>
      <w:del w:id="61" w:author="Kyle Morrison" w:date="2024-06-25T13:56:00Z" w16du:dateUtc="2024-06-25T12:56:00Z">
        <w:r w:rsidRPr="0030143C" w:rsidDel="000E75D3">
          <w:rPr>
            <w:rFonts w:ascii="Calibri" w:hAnsi="Calibri" w:cs="Calibri"/>
            <w:i/>
            <w:iCs/>
            <w:sz w:val="24"/>
            <w:szCs w:val="24"/>
          </w:rPr>
          <w:delText xml:space="preserve">sampling variance, sampling error or equivalent </w:delText>
        </w:r>
      </w:del>
      <w:r w:rsidRPr="0030143C">
        <w:rPr>
          <w:rFonts w:ascii="Calibri" w:hAnsi="Calibri" w:cs="Calibri"/>
          <w:i/>
          <w:iCs/>
          <w:sz w:val="24"/>
          <w:szCs w:val="24"/>
        </w:rPr>
        <w:t xml:space="preserve">of effect size estimates in the manuscript or supplementary material. </w:t>
      </w:r>
      <w:ins w:id="62" w:author="Kyle Morrison" w:date="2024-06-25T13:57:00Z" w16du:dateUtc="2024-06-25T12:57:00Z">
        <w:r w:rsidRPr="0030143C">
          <w:rPr>
            <w:rFonts w:ascii="Calibri" w:hAnsi="Calibri" w:cs="Calibri"/>
            <w:i/>
            <w:iCs/>
            <w:sz w:val="24"/>
            <w:szCs w:val="24"/>
          </w:rPr>
          <w:t>The authors must report the weighting strategy and not solely the weights of each study</w:t>
        </w:r>
      </w:ins>
      <w:ins w:id="63" w:author="Kyle Morrison" w:date="2024-06-25T13:58:00Z" w16du:dateUtc="2024-06-25T12:58:00Z">
        <w:r w:rsidRPr="0030143C">
          <w:rPr>
            <w:rFonts w:ascii="Calibri" w:hAnsi="Calibri" w:cs="Calibri"/>
            <w:i/>
            <w:iCs/>
            <w:sz w:val="24"/>
            <w:szCs w:val="24"/>
          </w:rPr>
          <w:t>.</w:t>
        </w:r>
      </w:ins>
    </w:p>
    <w:p w14:paraId="085B3E6D" w14:textId="77777777" w:rsidR="00FC03EB" w:rsidRPr="0030143C" w:rsidRDefault="00FC03EB" w:rsidP="00FC03EB">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2F7689AE" w14:textId="77777777" w:rsidR="00FC03EB" w:rsidRPr="0030143C" w:rsidRDefault="00FC03EB" w:rsidP="00FC03E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i/>
          <w:sz w:val="24"/>
          <w:szCs w:val="24"/>
          <w:u w:val="single"/>
        </w:rPr>
        <w:t>not</w:t>
      </w:r>
      <w:r w:rsidRPr="0030143C">
        <w:rPr>
          <w:rFonts w:ascii="Calibri" w:hAnsi="Calibri" w:cs="Calibri"/>
          <w:i/>
          <w:iCs/>
          <w:sz w:val="24"/>
          <w:szCs w:val="24"/>
        </w:rPr>
        <w:t xml:space="preserve"> reported the </w:t>
      </w:r>
      <w:ins w:id="64" w:author="Kyle Morrison" w:date="2024-06-25T14:00:00Z" w16du:dateUtc="2024-06-25T13:00:00Z">
        <w:r w:rsidRPr="0030143C">
          <w:rPr>
            <w:rFonts w:ascii="Calibri" w:hAnsi="Calibri" w:cs="Calibri"/>
            <w:i/>
            <w:iCs/>
            <w:sz w:val="24"/>
            <w:szCs w:val="24"/>
          </w:rPr>
          <w:t xml:space="preserve">strategy used to assign weights </w:t>
        </w:r>
      </w:ins>
      <w:del w:id="65" w:author="Kyle Morrison" w:date="2024-06-25T14:00:00Z" w16du:dateUtc="2024-06-25T13:00:00Z">
        <w:r w:rsidRPr="0030143C" w:rsidDel="007715C7">
          <w:rPr>
            <w:rFonts w:ascii="Calibri" w:hAnsi="Calibri" w:cs="Calibri"/>
            <w:i/>
            <w:iCs/>
            <w:sz w:val="24"/>
            <w:szCs w:val="24"/>
          </w:rPr>
          <w:delText xml:space="preserve">sampling variance, sampling error or equivalent </w:delText>
        </w:r>
      </w:del>
      <w:r w:rsidRPr="0030143C">
        <w:rPr>
          <w:rFonts w:ascii="Calibri" w:hAnsi="Calibri" w:cs="Calibri"/>
          <w:i/>
          <w:iCs/>
          <w:sz w:val="24"/>
          <w:szCs w:val="24"/>
        </w:rPr>
        <w:t>of effect size estimates in the manuscript or supplementary material.</w:t>
      </w:r>
    </w:p>
    <w:p w14:paraId="718CA6E2" w14:textId="77777777" w:rsidR="00FC03EB" w:rsidRPr="0030143C" w:rsidRDefault="00FC03EB" w:rsidP="00FC03EB">
      <w:pPr>
        <w:spacing w:line="480" w:lineRule="auto"/>
        <w:rPr>
          <w:rFonts w:ascii="Calibri" w:hAnsi="Calibri" w:cs="Calibri"/>
          <w:sz w:val="24"/>
          <w:szCs w:val="24"/>
          <w:u w:val="single"/>
        </w:rPr>
      </w:pPr>
      <w:r w:rsidRPr="0030143C">
        <w:rPr>
          <w:rFonts w:ascii="Calibri" w:hAnsi="Calibri" w:cs="Calibri"/>
          <w:sz w:val="24"/>
          <w:szCs w:val="24"/>
          <w:u w:val="single"/>
        </w:rPr>
        <w:t>Criteria for ‘Not Applicable’</w:t>
      </w:r>
    </w:p>
    <w:p w14:paraId="3BEB21AA" w14:textId="77777777" w:rsidR="00FC03EB" w:rsidRDefault="00FC03EB" w:rsidP="00FC03E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The authors have conducted a meta-analysis without weights (i.e., unweighted meta-analysis).</w:t>
      </w:r>
    </w:p>
    <w:p w14:paraId="3A8E80CB" w14:textId="77777777" w:rsidR="00BC11F7" w:rsidRDefault="00BC11F7" w:rsidP="00BC11F7">
      <w:pPr>
        <w:spacing w:line="480" w:lineRule="auto"/>
        <w:rPr>
          <w:rFonts w:ascii="Calibri" w:hAnsi="Calibri" w:cs="Calibri"/>
          <w:i/>
          <w:iCs/>
          <w:sz w:val="24"/>
          <w:szCs w:val="24"/>
        </w:rPr>
      </w:pPr>
    </w:p>
    <w:p w14:paraId="73A4880D" w14:textId="45D01607" w:rsidR="00BC11F7" w:rsidRPr="0030143C" w:rsidRDefault="00BC11F7" w:rsidP="00BC11F7">
      <w:pPr>
        <w:spacing w:line="480" w:lineRule="auto"/>
        <w:rPr>
          <w:rFonts w:ascii="Calibri" w:hAnsi="Calibri" w:cs="Calibri"/>
          <w:b/>
          <w:bCs/>
          <w:i/>
          <w:iCs/>
          <w:sz w:val="24"/>
          <w:szCs w:val="24"/>
        </w:rPr>
      </w:pPr>
      <w:r w:rsidRPr="0030143C">
        <w:rPr>
          <w:rFonts w:ascii="Calibri" w:hAnsi="Calibri" w:cs="Calibri"/>
          <w:b/>
          <w:bCs/>
          <w:i/>
          <w:iCs/>
          <w:sz w:val="24"/>
          <w:szCs w:val="24"/>
        </w:rPr>
        <w:t xml:space="preserve">MATES item </w:t>
      </w:r>
      <w:ins w:id="66" w:author="Kyle Morrison" w:date="2024-06-26T11:36:00Z" w16du:dateUtc="2024-06-26T10:36:00Z">
        <w:r w:rsidR="002717DF">
          <w:rPr>
            <w:rFonts w:ascii="Calibri" w:hAnsi="Calibri" w:cs="Calibri"/>
            <w:b/>
            <w:bCs/>
            <w:i/>
            <w:iCs/>
            <w:sz w:val="24"/>
            <w:szCs w:val="24"/>
          </w:rPr>
          <w:t>9</w:t>
        </w:r>
      </w:ins>
      <w:del w:id="67" w:author="Kyle Morrison" w:date="2024-06-26T11:36:00Z" w16du:dateUtc="2024-06-26T10:36:00Z">
        <w:r w:rsidR="002717DF" w:rsidDel="002717DF">
          <w:rPr>
            <w:rFonts w:ascii="Calibri" w:hAnsi="Calibri" w:cs="Calibri"/>
            <w:b/>
            <w:bCs/>
            <w:i/>
            <w:iCs/>
            <w:sz w:val="24"/>
            <w:szCs w:val="24"/>
          </w:rPr>
          <w:delText>10</w:delText>
        </w:r>
      </w:del>
      <w:r w:rsidRPr="0030143C">
        <w:rPr>
          <w:rFonts w:ascii="Calibri" w:hAnsi="Calibri" w:cs="Calibri"/>
          <w:b/>
          <w:bCs/>
          <w:i/>
          <w:iCs/>
          <w:sz w:val="24"/>
          <w:szCs w:val="24"/>
        </w:rPr>
        <w:t>: Heterogeneity reporting</w:t>
      </w:r>
    </w:p>
    <w:p w14:paraId="0A044593" w14:textId="77777777" w:rsidR="00BC11F7" w:rsidRPr="0030143C" w:rsidRDefault="00BC11F7" w:rsidP="00BC11F7">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60EDD82A" w14:textId="77777777" w:rsidR="00BC11F7" w:rsidRPr="0030143C" w:rsidRDefault="00BC11F7" w:rsidP="00BC11F7">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lastRenderedPageBreak/>
        <w:t>Do the authors report an assessment of heterogeneity (e.g., I</w:t>
      </w:r>
      <w:r w:rsidRPr="0030143C">
        <w:rPr>
          <w:rFonts w:ascii="Calibri" w:hAnsi="Calibri" w:cs="Calibri"/>
          <w:i/>
          <w:iCs/>
          <w:sz w:val="24"/>
          <w:szCs w:val="24"/>
          <w:vertAlign w:val="superscript"/>
        </w:rPr>
        <w:t>2</w:t>
      </w:r>
      <w:r w:rsidRPr="0030143C">
        <w:rPr>
          <w:rFonts w:ascii="Calibri" w:hAnsi="Calibri" w:cs="Calibri"/>
          <w:i/>
          <w:iCs/>
          <w:sz w:val="24"/>
          <w:szCs w:val="24"/>
        </w:rPr>
        <w:t>, tau</w:t>
      </w:r>
      <w:r w:rsidRPr="0030143C">
        <w:rPr>
          <w:rFonts w:ascii="Calibri" w:hAnsi="Calibri" w:cs="Calibri"/>
          <w:i/>
          <w:iCs/>
          <w:sz w:val="24"/>
          <w:szCs w:val="24"/>
          <w:vertAlign w:val="superscript"/>
        </w:rPr>
        <w:t>2</w:t>
      </w:r>
      <w:r w:rsidRPr="0030143C">
        <w:rPr>
          <w:rFonts w:ascii="Calibri" w:hAnsi="Calibri" w:cs="Calibri"/>
          <w:i/>
          <w:iCs/>
          <w:sz w:val="24"/>
          <w:szCs w:val="24"/>
        </w:rPr>
        <w:t xml:space="preserve">, </w:t>
      </w:r>
      <w:r w:rsidRPr="0030143C">
        <w:rPr>
          <w:rFonts w:ascii="Cambria Math" w:hAnsi="Cambria Math" w:cs="Cambria Math"/>
          <w:i/>
          <w:iCs/>
          <w:sz w:val="24"/>
          <w:szCs w:val="24"/>
        </w:rPr>
        <w:t>𝜎</w:t>
      </w:r>
      <w:r w:rsidRPr="0030143C">
        <w:rPr>
          <w:rFonts w:ascii="Calibri" w:hAnsi="Calibri" w:cs="Calibri"/>
          <w:i/>
          <w:iCs/>
          <w:sz w:val="24"/>
          <w:szCs w:val="24"/>
        </w:rPr>
        <w:t xml:space="preserve"> </w:t>
      </w:r>
      <w:r w:rsidRPr="0030143C">
        <w:rPr>
          <w:rFonts w:ascii="Calibri" w:hAnsi="Calibri" w:cs="Calibri"/>
          <w:i/>
          <w:iCs/>
          <w:sz w:val="24"/>
          <w:szCs w:val="24"/>
          <w:vertAlign w:val="superscript"/>
        </w:rPr>
        <w:t xml:space="preserve">2 </w:t>
      </w:r>
      <w:r w:rsidRPr="0030143C">
        <w:rPr>
          <w:rFonts w:ascii="Calibri" w:hAnsi="Calibri" w:cs="Calibri"/>
          <w:i/>
          <w:iCs/>
          <w:sz w:val="24"/>
          <w:szCs w:val="24"/>
        </w:rPr>
        <w:t>or, Q-statistic) between effect size estimates for the primary or first analysis in the manuscript or supplementary material?</w:t>
      </w:r>
    </w:p>
    <w:p w14:paraId="1F8AB334" w14:textId="77777777" w:rsidR="00BC11F7" w:rsidRPr="0030143C" w:rsidRDefault="00BC11F7" w:rsidP="00BC11F7">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2709939B" w14:textId="77777777" w:rsidR="00BC11F7" w:rsidRPr="0030143C" w:rsidRDefault="00BC11F7" w:rsidP="00BC11F7">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reported an assessment of heterogeneity between effect size estimates for the primary or first analysis in the manuscript or supplementary material. </w:t>
      </w:r>
    </w:p>
    <w:p w14:paraId="35706040" w14:textId="77777777" w:rsidR="00BC11F7" w:rsidRPr="0030143C" w:rsidRDefault="00BC11F7" w:rsidP="00BC11F7">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332940E8" w14:textId="77777777" w:rsidR="00BC11F7" w:rsidRPr="0030143C" w:rsidRDefault="00BC11F7" w:rsidP="00BC11F7">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bCs/>
          <w:i/>
          <w:iCs/>
          <w:sz w:val="24"/>
          <w:szCs w:val="24"/>
          <w:u w:val="single"/>
        </w:rPr>
        <w:t>not</w:t>
      </w:r>
      <w:r w:rsidRPr="0030143C">
        <w:rPr>
          <w:rFonts w:ascii="Calibri" w:hAnsi="Calibri" w:cs="Calibri"/>
          <w:i/>
          <w:iCs/>
          <w:sz w:val="24"/>
          <w:szCs w:val="24"/>
        </w:rPr>
        <w:t xml:space="preserve"> reported an assessment of heterogeneity between effect size estimates for the primary or first analysis in the manuscript or supplementary material.</w:t>
      </w:r>
    </w:p>
    <w:p w14:paraId="50ABCCF6" w14:textId="77777777" w:rsidR="00BC11F7" w:rsidRPr="0030143C" w:rsidRDefault="00BC11F7" w:rsidP="00BC11F7">
      <w:pPr>
        <w:spacing w:line="480" w:lineRule="auto"/>
        <w:rPr>
          <w:rFonts w:ascii="Calibri" w:hAnsi="Calibri" w:cs="Calibri"/>
          <w:sz w:val="24"/>
          <w:szCs w:val="24"/>
          <w:u w:val="single"/>
        </w:rPr>
      </w:pPr>
      <w:r w:rsidRPr="0030143C">
        <w:rPr>
          <w:rFonts w:ascii="Calibri" w:hAnsi="Calibri" w:cs="Calibri"/>
          <w:sz w:val="24"/>
          <w:szCs w:val="24"/>
          <w:u w:val="single"/>
        </w:rPr>
        <w:t>Criteria for ‘Not Applicable’</w:t>
      </w:r>
    </w:p>
    <w:p w14:paraId="69E2DA8C" w14:textId="77777777" w:rsidR="00BC11F7" w:rsidRDefault="00BC11F7" w:rsidP="00BC11F7">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study has stated that the analysis is unweighted. </w:t>
      </w:r>
    </w:p>
    <w:p w14:paraId="3FF46434" w14:textId="77777777" w:rsidR="0025763B" w:rsidRDefault="0025763B" w:rsidP="0025763B">
      <w:pPr>
        <w:spacing w:line="480" w:lineRule="auto"/>
        <w:rPr>
          <w:rFonts w:ascii="Calibri" w:hAnsi="Calibri" w:cs="Calibri"/>
          <w:i/>
          <w:iCs/>
          <w:sz w:val="24"/>
          <w:szCs w:val="24"/>
        </w:rPr>
      </w:pPr>
    </w:p>
    <w:p w14:paraId="40DF84D1" w14:textId="77777777" w:rsidR="0025763B" w:rsidRDefault="0025763B" w:rsidP="0025763B">
      <w:pPr>
        <w:spacing w:line="480" w:lineRule="auto"/>
        <w:rPr>
          <w:rFonts w:ascii="Calibri" w:hAnsi="Calibri" w:cs="Calibri"/>
          <w:i/>
          <w:iCs/>
          <w:sz w:val="24"/>
          <w:szCs w:val="24"/>
        </w:rPr>
      </w:pPr>
    </w:p>
    <w:p w14:paraId="6EFCA3D9" w14:textId="7B2DCDA9" w:rsidR="0025763B" w:rsidRPr="0030143C" w:rsidRDefault="0025763B" w:rsidP="0025763B">
      <w:pPr>
        <w:spacing w:line="480" w:lineRule="auto"/>
        <w:rPr>
          <w:rFonts w:ascii="Calibri" w:hAnsi="Calibri" w:cs="Calibri"/>
          <w:b/>
          <w:bCs/>
          <w:i/>
          <w:iCs/>
          <w:sz w:val="24"/>
          <w:szCs w:val="24"/>
        </w:rPr>
      </w:pPr>
      <w:r w:rsidRPr="0030143C">
        <w:rPr>
          <w:rFonts w:ascii="Calibri" w:hAnsi="Calibri" w:cs="Calibri"/>
          <w:b/>
          <w:bCs/>
          <w:i/>
          <w:iCs/>
          <w:sz w:val="24"/>
          <w:szCs w:val="24"/>
        </w:rPr>
        <w:t>MATES item 1</w:t>
      </w:r>
      <w:ins w:id="68" w:author="Kyle Morrison" w:date="2024-06-26T11:36:00Z" w16du:dateUtc="2024-06-26T10:36:00Z">
        <w:r w:rsidR="002717DF">
          <w:rPr>
            <w:rFonts w:ascii="Calibri" w:hAnsi="Calibri" w:cs="Calibri"/>
            <w:b/>
            <w:bCs/>
            <w:i/>
            <w:iCs/>
            <w:sz w:val="24"/>
            <w:szCs w:val="24"/>
          </w:rPr>
          <w:t>0</w:t>
        </w:r>
      </w:ins>
      <w:del w:id="69" w:author="Kyle Morrison" w:date="2024-06-26T11:36:00Z" w16du:dateUtc="2024-06-26T10:36:00Z">
        <w:r w:rsidRPr="0030143C" w:rsidDel="002717DF">
          <w:rPr>
            <w:rFonts w:ascii="Calibri" w:hAnsi="Calibri" w:cs="Calibri"/>
            <w:b/>
            <w:bCs/>
            <w:i/>
            <w:iCs/>
            <w:sz w:val="24"/>
            <w:szCs w:val="24"/>
          </w:rPr>
          <w:delText>1</w:delText>
        </w:r>
      </w:del>
      <w:r w:rsidRPr="0030143C">
        <w:rPr>
          <w:rFonts w:ascii="Calibri" w:hAnsi="Calibri" w:cs="Calibri"/>
          <w:b/>
          <w:bCs/>
          <w:i/>
          <w:iCs/>
          <w:sz w:val="24"/>
          <w:szCs w:val="24"/>
        </w:rPr>
        <w:t>: Publication bias reporting</w:t>
      </w:r>
    </w:p>
    <w:p w14:paraId="6D26B18B" w14:textId="77777777" w:rsidR="0025763B" w:rsidRPr="0030143C" w:rsidRDefault="0025763B" w:rsidP="0025763B">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00760920" w14:textId="77777777" w:rsidR="0025763B" w:rsidRPr="0030143C" w:rsidRDefault="0025763B" w:rsidP="0025763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Do the authors report a</w:t>
      </w:r>
      <w:del w:id="70" w:author="Kyle Morrison" w:date="2024-06-25T14:43:00Z" w16du:dateUtc="2024-06-25T13:43:00Z">
        <w:r w:rsidRPr="0030143C" w:rsidDel="008D2D2B">
          <w:rPr>
            <w:rFonts w:ascii="Calibri" w:hAnsi="Calibri" w:cs="Calibri"/>
            <w:i/>
            <w:iCs/>
            <w:sz w:val="24"/>
            <w:szCs w:val="24"/>
          </w:rPr>
          <w:delText>n</w:delText>
        </w:r>
      </w:del>
      <w:ins w:id="71" w:author="Kyle Morrison" w:date="2024-06-25T14:42:00Z" w16du:dateUtc="2024-06-25T13:42:00Z">
        <w:r w:rsidRPr="0030143C">
          <w:rPr>
            <w:rFonts w:ascii="Calibri" w:hAnsi="Calibri" w:cs="Calibri"/>
            <w:i/>
            <w:iCs/>
            <w:sz w:val="24"/>
            <w:szCs w:val="24"/>
          </w:rPr>
          <w:t xml:space="preserve"> statistical or graphical </w:t>
        </w:r>
      </w:ins>
      <w:r w:rsidRPr="0030143C">
        <w:rPr>
          <w:rFonts w:ascii="Calibri" w:hAnsi="Calibri" w:cs="Calibri"/>
          <w:i/>
          <w:iCs/>
          <w:sz w:val="24"/>
          <w:szCs w:val="24"/>
        </w:rPr>
        <w:t>assessment of publication bias in the manuscript or supplementary material?</w:t>
      </w:r>
    </w:p>
    <w:p w14:paraId="4B48CC31" w14:textId="77777777" w:rsidR="0025763B" w:rsidRPr="0030143C" w:rsidRDefault="0025763B" w:rsidP="0025763B">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42CE5D27" w14:textId="77777777" w:rsidR="0025763B" w:rsidRPr="0030143C" w:rsidRDefault="0025763B" w:rsidP="0025763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lastRenderedPageBreak/>
        <w:t>The authors have reported a</w:t>
      </w:r>
      <w:ins w:id="72" w:author="Kyle Morrison" w:date="2024-06-25T14:43:00Z" w16du:dateUtc="2024-06-25T13:43:00Z">
        <w:r w:rsidRPr="0030143C">
          <w:rPr>
            <w:rFonts w:ascii="Calibri" w:hAnsi="Calibri" w:cs="Calibri"/>
            <w:i/>
            <w:iCs/>
            <w:sz w:val="24"/>
            <w:szCs w:val="24"/>
          </w:rPr>
          <w:t xml:space="preserve"> statistical or graphical </w:t>
        </w:r>
      </w:ins>
      <w:del w:id="73" w:author="Kyle Morrison" w:date="2024-06-25T14:43:00Z" w16du:dateUtc="2024-06-25T13:43:00Z">
        <w:r w:rsidRPr="0030143C" w:rsidDel="008D2D2B">
          <w:rPr>
            <w:rFonts w:ascii="Calibri" w:hAnsi="Calibri" w:cs="Calibri"/>
            <w:i/>
            <w:iCs/>
            <w:sz w:val="24"/>
            <w:szCs w:val="24"/>
          </w:rPr>
          <w:delText>n</w:delText>
        </w:r>
      </w:del>
      <w:r w:rsidRPr="0030143C">
        <w:rPr>
          <w:rFonts w:ascii="Calibri" w:hAnsi="Calibri" w:cs="Calibri"/>
          <w:i/>
          <w:iCs/>
          <w:sz w:val="24"/>
          <w:szCs w:val="24"/>
        </w:rPr>
        <w:t xml:space="preserve"> assessment of publication bias in the manuscript or supplementary material.</w:t>
      </w:r>
    </w:p>
    <w:p w14:paraId="01D86EF3" w14:textId="77777777" w:rsidR="0025763B" w:rsidRPr="0030143C" w:rsidRDefault="0025763B" w:rsidP="0025763B">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67250238" w14:textId="77777777" w:rsidR="0025763B" w:rsidRPr="0030143C" w:rsidRDefault="0025763B" w:rsidP="0025763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bCs/>
          <w:i/>
          <w:iCs/>
          <w:sz w:val="24"/>
          <w:szCs w:val="24"/>
          <w:u w:val="single"/>
        </w:rPr>
        <w:t>not</w:t>
      </w:r>
      <w:r w:rsidRPr="0030143C">
        <w:rPr>
          <w:rFonts w:ascii="Calibri" w:hAnsi="Calibri" w:cs="Calibri"/>
          <w:i/>
          <w:iCs/>
          <w:sz w:val="24"/>
          <w:szCs w:val="24"/>
        </w:rPr>
        <w:t xml:space="preserve"> reported a</w:t>
      </w:r>
      <w:ins w:id="74" w:author="Kyle Morrison" w:date="2024-06-25T14:43:00Z" w16du:dateUtc="2024-06-25T13:43:00Z">
        <w:r w:rsidRPr="0030143C">
          <w:rPr>
            <w:rFonts w:ascii="Calibri" w:hAnsi="Calibri" w:cs="Calibri"/>
            <w:i/>
            <w:iCs/>
            <w:sz w:val="24"/>
            <w:szCs w:val="24"/>
          </w:rPr>
          <w:t xml:space="preserve"> statistical or graphical </w:t>
        </w:r>
      </w:ins>
      <w:del w:id="75" w:author="Kyle Morrison" w:date="2024-06-25T14:43:00Z" w16du:dateUtc="2024-06-25T13:43:00Z">
        <w:r w:rsidRPr="0030143C" w:rsidDel="008D2D2B">
          <w:rPr>
            <w:rFonts w:ascii="Calibri" w:hAnsi="Calibri" w:cs="Calibri"/>
            <w:i/>
            <w:iCs/>
            <w:sz w:val="24"/>
            <w:szCs w:val="24"/>
          </w:rPr>
          <w:delText>n</w:delText>
        </w:r>
      </w:del>
      <w:r w:rsidRPr="0030143C">
        <w:rPr>
          <w:rFonts w:ascii="Calibri" w:hAnsi="Calibri" w:cs="Calibri"/>
          <w:i/>
          <w:iCs/>
          <w:sz w:val="24"/>
          <w:szCs w:val="24"/>
        </w:rPr>
        <w:t xml:space="preserve"> assessment of publication bias in the manuscript or supplementary material.</w:t>
      </w:r>
    </w:p>
    <w:p w14:paraId="11D3030E" w14:textId="77777777" w:rsidR="0025763B" w:rsidRPr="0030143C" w:rsidRDefault="0025763B" w:rsidP="0025763B">
      <w:pPr>
        <w:spacing w:line="480" w:lineRule="auto"/>
        <w:rPr>
          <w:rFonts w:ascii="Calibri" w:hAnsi="Calibri" w:cs="Calibri"/>
          <w:sz w:val="24"/>
          <w:szCs w:val="24"/>
          <w:u w:val="single"/>
        </w:rPr>
      </w:pPr>
      <w:r w:rsidRPr="0030143C">
        <w:rPr>
          <w:rFonts w:ascii="Calibri" w:hAnsi="Calibri" w:cs="Calibri"/>
          <w:sz w:val="24"/>
          <w:szCs w:val="24"/>
          <w:u w:val="single"/>
        </w:rPr>
        <w:t>Criteria for ‘Not Applicable’</w:t>
      </w:r>
    </w:p>
    <w:p w14:paraId="6728D8FF" w14:textId="77777777" w:rsidR="0025763B" w:rsidRPr="0030143C" w:rsidRDefault="0025763B" w:rsidP="0025763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The authors report that an assessment of publication bias cannot be conducted.</w:t>
      </w:r>
    </w:p>
    <w:p w14:paraId="7645CDFF" w14:textId="77777777" w:rsidR="0025763B" w:rsidRDefault="0025763B" w:rsidP="0025763B">
      <w:pPr>
        <w:spacing w:line="480" w:lineRule="auto"/>
        <w:rPr>
          <w:rFonts w:ascii="Calibri" w:hAnsi="Calibri" w:cs="Calibri"/>
          <w:i/>
          <w:iCs/>
          <w:sz w:val="24"/>
          <w:szCs w:val="24"/>
        </w:rPr>
      </w:pPr>
    </w:p>
    <w:p w14:paraId="42881745" w14:textId="53FBF23A" w:rsidR="00B95ADB" w:rsidRPr="0030143C" w:rsidRDefault="00B95ADB" w:rsidP="00B95ADB">
      <w:pPr>
        <w:spacing w:line="480" w:lineRule="auto"/>
        <w:rPr>
          <w:rFonts w:ascii="Calibri" w:hAnsi="Calibri" w:cs="Calibri"/>
          <w:b/>
          <w:bCs/>
          <w:i/>
          <w:iCs/>
          <w:sz w:val="24"/>
          <w:szCs w:val="24"/>
        </w:rPr>
      </w:pPr>
      <w:r w:rsidRPr="0030143C">
        <w:rPr>
          <w:rFonts w:ascii="Calibri" w:hAnsi="Calibri" w:cs="Calibri"/>
          <w:b/>
          <w:bCs/>
          <w:i/>
          <w:iCs/>
          <w:sz w:val="24"/>
          <w:szCs w:val="24"/>
        </w:rPr>
        <w:t>MATES item 1</w:t>
      </w:r>
      <w:ins w:id="76" w:author="Kyle Morrison" w:date="2024-06-26T11:37:00Z" w16du:dateUtc="2024-06-26T10:37:00Z">
        <w:r w:rsidR="002717DF">
          <w:rPr>
            <w:rFonts w:ascii="Calibri" w:hAnsi="Calibri" w:cs="Calibri"/>
            <w:b/>
            <w:bCs/>
            <w:i/>
            <w:iCs/>
            <w:sz w:val="24"/>
            <w:szCs w:val="24"/>
          </w:rPr>
          <w:t>1</w:t>
        </w:r>
      </w:ins>
      <w:del w:id="77" w:author="Kyle Morrison" w:date="2024-06-26T11:37:00Z" w16du:dateUtc="2024-06-26T10:37:00Z">
        <w:r w:rsidRPr="0030143C" w:rsidDel="002717DF">
          <w:rPr>
            <w:rFonts w:ascii="Calibri" w:hAnsi="Calibri" w:cs="Calibri"/>
            <w:b/>
            <w:bCs/>
            <w:i/>
            <w:iCs/>
            <w:sz w:val="24"/>
            <w:szCs w:val="24"/>
          </w:rPr>
          <w:delText>2</w:delText>
        </w:r>
      </w:del>
      <w:r w:rsidRPr="0030143C">
        <w:rPr>
          <w:rFonts w:ascii="Calibri" w:hAnsi="Calibri" w:cs="Calibri"/>
          <w:b/>
          <w:bCs/>
          <w:i/>
          <w:iCs/>
          <w:sz w:val="24"/>
          <w:szCs w:val="24"/>
        </w:rPr>
        <w:t>: Sensitivity analysis reporting</w:t>
      </w:r>
    </w:p>
    <w:p w14:paraId="79F19412" w14:textId="77777777" w:rsidR="00B95ADB" w:rsidRPr="0030143C" w:rsidRDefault="00B95ADB" w:rsidP="00B95ADB">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43CA66DB" w14:textId="77777777" w:rsidR="00B95ADB" w:rsidRPr="0030143C" w:rsidRDefault="00B95ADB" w:rsidP="00B95AD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Do the authors report a sensitivity analysis or subset analysis in addition to the publication bias assessment (e.g., leave-one-out analysis, use of alternative model or within-study risk of bias assessment) in the manuscript or supplementary material?   </w:t>
      </w:r>
    </w:p>
    <w:p w14:paraId="46D8C430" w14:textId="77777777" w:rsidR="00B95ADB" w:rsidRPr="0030143C" w:rsidRDefault="00B95ADB" w:rsidP="00B95ADB">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04EB3D1C" w14:textId="77777777" w:rsidR="00B95ADB" w:rsidRPr="0030143C" w:rsidRDefault="00B95ADB" w:rsidP="00B95AD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The authors reported a sensitivity analysis in addition to the publication bias assessment in the manuscript or supplementary material.   </w:t>
      </w:r>
    </w:p>
    <w:p w14:paraId="4F93FC37" w14:textId="77777777" w:rsidR="00B95ADB" w:rsidRPr="0030143C" w:rsidRDefault="00B95ADB" w:rsidP="00B95ADB">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7B3FA7CA" w14:textId="77777777" w:rsidR="00B95ADB" w:rsidRPr="0030143C" w:rsidRDefault="00B95ADB" w:rsidP="00B95ADB">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The authors have not reported a sensitivity analysis in addition to the publication bias assessment   in the manuscript or supplementary material.   </w:t>
      </w:r>
      <w:r w:rsidRPr="0030143C">
        <w:rPr>
          <w:rFonts w:ascii="Calibri" w:hAnsi="Calibri" w:cs="Calibri"/>
          <w:sz w:val="24"/>
          <w:szCs w:val="24"/>
        </w:rPr>
        <w:tab/>
      </w:r>
    </w:p>
    <w:p w14:paraId="5414DA1B" w14:textId="77777777" w:rsidR="00B95ADB" w:rsidRPr="0030143C" w:rsidRDefault="00B95ADB" w:rsidP="00B95ADB">
      <w:pPr>
        <w:spacing w:line="480" w:lineRule="auto"/>
        <w:rPr>
          <w:rFonts w:ascii="Calibri" w:hAnsi="Calibri" w:cs="Calibri"/>
          <w:sz w:val="24"/>
          <w:szCs w:val="24"/>
          <w:u w:val="single"/>
        </w:rPr>
      </w:pPr>
      <w:r w:rsidRPr="0030143C">
        <w:rPr>
          <w:rFonts w:ascii="Calibri" w:hAnsi="Calibri" w:cs="Calibri"/>
          <w:sz w:val="24"/>
          <w:szCs w:val="24"/>
          <w:u w:val="single"/>
        </w:rPr>
        <w:t>Criteria for ‘Not Applicable’</w:t>
      </w:r>
    </w:p>
    <w:p w14:paraId="465EEBC7" w14:textId="1D7CEAC1" w:rsidR="00B95ADB" w:rsidRPr="00332A4A" w:rsidRDefault="00B95ADB" w:rsidP="002717DF">
      <w:pPr>
        <w:numPr>
          <w:ilvl w:val="0"/>
          <w:numId w:val="1"/>
        </w:numPr>
        <w:spacing w:line="480" w:lineRule="auto"/>
        <w:rPr>
          <w:rFonts w:ascii="Calibri" w:hAnsi="Calibri" w:cs="Calibri"/>
          <w:i/>
          <w:iCs/>
          <w:sz w:val="24"/>
          <w:szCs w:val="24"/>
        </w:rPr>
      </w:pPr>
      <w:r w:rsidRPr="0030143C">
        <w:rPr>
          <w:rFonts w:ascii="Calibri" w:hAnsi="Calibri" w:cs="Calibri"/>
          <w:sz w:val="24"/>
          <w:szCs w:val="24"/>
        </w:rPr>
        <w:lastRenderedPageBreak/>
        <w:t>There is no ‘Not Applicable’ option for MATES item 12.</w:t>
      </w:r>
    </w:p>
    <w:p w14:paraId="77F35B2B" w14:textId="77777777" w:rsidR="00540F5A" w:rsidRDefault="00540F5A" w:rsidP="00BA114F">
      <w:pPr>
        <w:rPr>
          <w:rFonts w:ascii="Calibri" w:hAnsi="Calibri" w:cs="Calibri"/>
          <w:i/>
          <w:iCs/>
          <w:sz w:val="24"/>
          <w:szCs w:val="24"/>
        </w:rPr>
      </w:pPr>
    </w:p>
    <w:p w14:paraId="226B8B34" w14:textId="77777777" w:rsidR="00BC11F7" w:rsidRDefault="00BC11F7" w:rsidP="00BA114F"/>
    <w:p w14:paraId="4614ED4F" w14:textId="77777777" w:rsidR="0020735B" w:rsidRPr="0030143C" w:rsidRDefault="0020735B" w:rsidP="0020735B">
      <w:pPr>
        <w:spacing w:line="480" w:lineRule="auto"/>
        <w:rPr>
          <w:rFonts w:ascii="Calibri" w:hAnsi="Calibri" w:cs="Calibri"/>
          <w:b/>
          <w:bCs/>
          <w:i/>
          <w:iCs/>
          <w:sz w:val="24"/>
          <w:szCs w:val="24"/>
        </w:rPr>
      </w:pPr>
      <w:r w:rsidRPr="0030143C">
        <w:rPr>
          <w:rFonts w:ascii="Calibri" w:hAnsi="Calibri" w:cs="Calibri"/>
          <w:b/>
          <w:bCs/>
          <w:i/>
          <w:iCs/>
          <w:sz w:val="24"/>
          <w:szCs w:val="24"/>
        </w:rPr>
        <w:t>MATES item 1</w:t>
      </w:r>
      <w:ins w:id="78" w:author="Kyle Morrison" w:date="2024-06-25T10:53:00Z" w16du:dateUtc="2024-06-25T09:53:00Z">
        <w:r w:rsidRPr="0030143C">
          <w:rPr>
            <w:rFonts w:ascii="Calibri" w:hAnsi="Calibri" w:cs="Calibri"/>
            <w:b/>
            <w:bCs/>
            <w:i/>
            <w:iCs/>
            <w:sz w:val="24"/>
            <w:szCs w:val="24"/>
          </w:rPr>
          <w:t>2</w:t>
        </w:r>
      </w:ins>
      <w:r w:rsidRPr="0030143C">
        <w:rPr>
          <w:rFonts w:ascii="Calibri" w:hAnsi="Calibri" w:cs="Calibri"/>
          <w:b/>
          <w:bCs/>
          <w:i/>
          <w:iCs/>
          <w:sz w:val="24"/>
          <w:szCs w:val="24"/>
        </w:rPr>
        <w:t>: Code reporting</w:t>
      </w:r>
    </w:p>
    <w:p w14:paraId="2BE0C0D9" w14:textId="77777777" w:rsidR="0020735B" w:rsidRPr="0030143C" w:rsidRDefault="0020735B" w:rsidP="0020735B">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685313CE" w14:textId="77777777" w:rsidR="0020735B" w:rsidRPr="0030143C" w:rsidRDefault="0020735B" w:rsidP="0020735B">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Do the authors report any relevant code used to conduct the analysis (</w:t>
      </w:r>
      <w:proofErr w:type="spellStart"/>
      <w:proofErr w:type="gramStart"/>
      <w:r w:rsidRPr="0030143C">
        <w:rPr>
          <w:rFonts w:ascii="Calibri" w:hAnsi="Calibri" w:cs="Calibri"/>
          <w:i/>
          <w:iCs/>
          <w:sz w:val="24"/>
          <w:szCs w:val="24"/>
        </w:rPr>
        <w:t>i.e.,used</w:t>
      </w:r>
      <w:proofErr w:type="spellEnd"/>
      <w:proofErr w:type="gramEnd"/>
      <w:r w:rsidRPr="0030143C">
        <w:rPr>
          <w:rFonts w:ascii="Calibri" w:hAnsi="Calibri" w:cs="Calibri"/>
          <w:i/>
          <w:iCs/>
          <w:sz w:val="24"/>
          <w:szCs w:val="24"/>
        </w:rPr>
        <w:t xml:space="preserve"> to conduct the computations, statistical models, and inferences comprising the meta-analysis) in the manuscript, supplementary material, or external repository? </w:t>
      </w:r>
    </w:p>
    <w:p w14:paraId="562BB0E8" w14:textId="77777777" w:rsidR="0020735B" w:rsidRPr="0030143C" w:rsidRDefault="0020735B" w:rsidP="0020735B">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652EA3C6" w14:textId="77777777" w:rsidR="0020735B" w:rsidRPr="0030143C" w:rsidRDefault="0020735B" w:rsidP="0020735B">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reported any relevant code used to conduct the analysis in the manuscript, supplementary material, or external repository. </w:t>
      </w:r>
      <w:ins w:id="79" w:author="Kyle Morrison" w:date="2024-06-25T10:53:00Z" w16du:dateUtc="2024-06-25T09:53:00Z">
        <w:r w:rsidRPr="0030143C">
          <w:rPr>
            <w:rFonts w:ascii="Calibri" w:hAnsi="Calibri" w:cs="Calibri"/>
            <w:i/>
            <w:iCs/>
            <w:sz w:val="24"/>
            <w:szCs w:val="24"/>
          </w:rPr>
          <w:t>Common examples of software used to perform meta-analys</w:t>
        </w:r>
      </w:ins>
      <w:ins w:id="80" w:author="Kyle Morrison" w:date="2024-06-25T11:00:00Z" w16du:dateUtc="2024-06-25T10:00:00Z">
        <w:r w:rsidRPr="0030143C">
          <w:rPr>
            <w:rFonts w:ascii="Calibri" w:hAnsi="Calibri" w:cs="Calibri"/>
            <w:i/>
            <w:iCs/>
            <w:sz w:val="24"/>
            <w:szCs w:val="24"/>
          </w:rPr>
          <w:t>i</w:t>
        </w:r>
      </w:ins>
      <w:ins w:id="81" w:author="Kyle Morrison" w:date="2024-06-25T10:53:00Z" w16du:dateUtc="2024-06-25T09:53:00Z">
        <w:r w:rsidRPr="0030143C">
          <w:rPr>
            <w:rFonts w:ascii="Calibri" w:hAnsi="Calibri" w:cs="Calibri"/>
            <w:i/>
            <w:iCs/>
            <w:sz w:val="24"/>
            <w:szCs w:val="24"/>
          </w:rPr>
          <w:t>s, which can generate code or syntax, include R, Python, SPSS, and STATA.</w:t>
        </w:r>
      </w:ins>
    </w:p>
    <w:p w14:paraId="494DC78F" w14:textId="77777777" w:rsidR="0020735B" w:rsidRPr="0030143C" w:rsidRDefault="0020735B" w:rsidP="0020735B">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47ED909D" w14:textId="77777777" w:rsidR="0020735B" w:rsidRPr="0030143C" w:rsidRDefault="0020735B" w:rsidP="0020735B">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bCs/>
          <w:i/>
          <w:iCs/>
          <w:sz w:val="24"/>
          <w:szCs w:val="24"/>
          <w:u w:val="single"/>
        </w:rPr>
        <w:t>not</w:t>
      </w:r>
      <w:r w:rsidRPr="0030143C">
        <w:rPr>
          <w:rFonts w:ascii="Calibri" w:hAnsi="Calibri" w:cs="Calibri"/>
          <w:i/>
          <w:iCs/>
          <w:sz w:val="24"/>
          <w:szCs w:val="24"/>
        </w:rPr>
        <w:t xml:space="preserve"> reported any relevant code used to conduct the analysis in the manuscript, supplementary material, or external repository. </w:t>
      </w:r>
      <w:ins w:id="82" w:author="Kyle Morrison" w:date="2024-06-25T10:54:00Z" w16du:dateUtc="2024-06-25T09:54:00Z">
        <w:r w:rsidRPr="0030143C">
          <w:rPr>
            <w:rFonts w:ascii="Calibri" w:hAnsi="Calibri" w:cs="Calibri"/>
            <w:i/>
            <w:iCs/>
            <w:sz w:val="24"/>
            <w:szCs w:val="24"/>
          </w:rPr>
          <w:t>Common examples of software used to perform meta-analys</w:t>
        </w:r>
      </w:ins>
      <w:ins w:id="83" w:author="Kyle Morrison" w:date="2024-06-25T11:01:00Z" w16du:dateUtc="2024-06-25T10:01:00Z">
        <w:r w:rsidRPr="0030143C">
          <w:rPr>
            <w:rFonts w:ascii="Calibri" w:hAnsi="Calibri" w:cs="Calibri"/>
            <w:i/>
            <w:iCs/>
            <w:sz w:val="24"/>
            <w:szCs w:val="24"/>
          </w:rPr>
          <w:t>i</w:t>
        </w:r>
      </w:ins>
      <w:ins w:id="84" w:author="Kyle Morrison" w:date="2024-06-25T10:54:00Z" w16du:dateUtc="2024-06-25T09:54:00Z">
        <w:r w:rsidRPr="0030143C">
          <w:rPr>
            <w:rFonts w:ascii="Calibri" w:hAnsi="Calibri" w:cs="Calibri"/>
            <w:i/>
            <w:iCs/>
            <w:sz w:val="24"/>
            <w:szCs w:val="24"/>
          </w:rPr>
          <w:t>s, which can generate code or syntax, include R, Python, SPSS, and STATA.</w:t>
        </w:r>
      </w:ins>
    </w:p>
    <w:p w14:paraId="7FD1C4CD" w14:textId="77777777" w:rsidR="0020735B" w:rsidRPr="0030143C" w:rsidRDefault="0020735B" w:rsidP="0020735B">
      <w:pPr>
        <w:spacing w:line="480" w:lineRule="auto"/>
        <w:rPr>
          <w:rFonts w:ascii="Calibri" w:hAnsi="Calibri" w:cs="Calibri"/>
          <w:sz w:val="24"/>
          <w:szCs w:val="24"/>
          <w:u w:val="single"/>
        </w:rPr>
      </w:pPr>
      <w:r w:rsidRPr="0030143C">
        <w:rPr>
          <w:rFonts w:ascii="Calibri" w:hAnsi="Calibri" w:cs="Calibri"/>
          <w:sz w:val="24"/>
          <w:szCs w:val="24"/>
          <w:u w:val="single"/>
        </w:rPr>
        <w:t>Criteria for ‘Not Applicable’</w:t>
      </w:r>
    </w:p>
    <w:p w14:paraId="2D77F0A6" w14:textId="77777777" w:rsidR="0020735B" w:rsidRDefault="0020735B" w:rsidP="0020735B">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used a GUI/click based software that does not produce a code or syntax </w:t>
      </w:r>
      <w:ins w:id="85" w:author="Kyle Morrison" w:date="2024-06-25T10:56:00Z" w16du:dateUtc="2024-06-25T09:56:00Z">
        <w:r w:rsidRPr="0030143C">
          <w:rPr>
            <w:rFonts w:ascii="Calibri" w:hAnsi="Calibri" w:cs="Calibri"/>
            <w:i/>
            <w:iCs/>
            <w:sz w:val="24"/>
            <w:szCs w:val="24"/>
          </w:rPr>
          <w:t xml:space="preserve">(e.g., comprehensive meta-analysis software). </w:t>
        </w:r>
      </w:ins>
      <w:r w:rsidRPr="0030143C">
        <w:rPr>
          <w:rFonts w:ascii="Calibri" w:hAnsi="Calibri" w:cs="Calibri"/>
          <w:i/>
          <w:iCs/>
          <w:sz w:val="24"/>
          <w:szCs w:val="24"/>
        </w:rPr>
        <w:t xml:space="preserve">Alternatively, the authors have </w:t>
      </w:r>
      <w:r w:rsidRPr="0030143C">
        <w:rPr>
          <w:rFonts w:ascii="Calibri" w:hAnsi="Calibri" w:cs="Calibri"/>
          <w:b/>
          <w:bCs/>
          <w:i/>
          <w:iCs/>
          <w:sz w:val="24"/>
          <w:szCs w:val="24"/>
          <w:u w:val="single"/>
        </w:rPr>
        <w:t>not</w:t>
      </w:r>
      <w:r w:rsidRPr="0030143C">
        <w:rPr>
          <w:rFonts w:ascii="Calibri" w:hAnsi="Calibri" w:cs="Calibri"/>
          <w:i/>
          <w:iCs/>
          <w:sz w:val="24"/>
          <w:szCs w:val="24"/>
        </w:rPr>
        <w:t xml:space="preserve"> reported the software used to conduct the analysis </w:t>
      </w:r>
      <w:commentRangeStart w:id="86"/>
      <w:r w:rsidRPr="0030143C">
        <w:rPr>
          <w:rFonts w:ascii="Calibri" w:hAnsi="Calibri" w:cs="Calibri"/>
          <w:i/>
          <w:iCs/>
          <w:sz w:val="24"/>
          <w:szCs w:val="24"/>
        </w:rPr>
        <w:t xml:space="preserve">(i.e., ‘No’ to MATES item </w:t>
      </w:r>
      <w:ins w:id="87" w:author="Kyle Morrison" w:date="2024-06-25T10:56:00Z" w16du:dateUtc="2024-06-25T09:56:00Z">
        <w:r w:rsidRPr="0030143C">
          <w:rPr>
            <w:rFonts w:ascii="Calibri" w:hAnsi="Calibri" w:cs="Calibri"/>
            <w:i/>
            <w:iCs/>
            <w:sz w:val="24"/>
            <w:szCs w:val="24"/>
          </w:rPr>
          <w:t>4</w:t>
        </w:r>
      </w:ins>
      <w:del w:id="88" w:author="Kyle Morrison" w:date="2024-06-25T10:56:00Z" w16du:dateUtc="2024-06-25T09:56:00Z">
        <w:r w:rsidRPr="0030143C" w:rsidDel="003B75F4">
          <w:rPr>
            <w:rFonts w:ascii="Calibri" w:hAnsi="Calibri" w:cs="Calibri"/>
            <w:i/>
            <w:iCs/>
            <w:sz w:val="24"/>
            <w:szCs w:val="24"/>
          </w:rPr>
          <w:delText>1</w:delText>
        </w:r>
      </w:del>
      <w:r w:rsidRPr="0030143C">
        <w:rPr>
          <w:rFonts w:ascii="Calibri" w:hAnsi="Calibri" w:cs="Calibri"/>
          <w:i/>
          <w:iCs/>
          <w:sz w:val="24"/>
          <w:szCs w:val="24"/>
        </w:rPr>
        <w:t>).</w:t>
      </w:r>
      <w:commentRangeEnd w:id="86"/>
      <w:r w:rsidRPr="0030143C">
        <w:rPr>
          <w:rStyle w:val="CommentReference"/>
          <w:rFonts w:ascii="Calibri" w:hAnsi="Calibri" w:cs="Calibri"/>
        </w:rPr>
        <w:commentReference w:id="86"/>
      </w:r>
    </w:p>
    <w:p w14:paraId="6C14EAA8" w14:textId="77777777" w:rsidR="00751304" w:rsidRDefault="00751304" w:rsidP="00751304">
      <w:pPr>
        <w:spacing w:line="480" w:lineRule="auto"/>
        <w:rPr>
          <w:rFonts w:ascii="Calibri" w:hAnsi="Calibri" w:cs="Calibri"/>
          <w:i/>
          <w:iCs/>
          <w:sz w:val="24"/>
          <w:szCs w:val="24"/>
        </w:rPr>
      </w:pPr>
    </w:p>
    <w:p w14:paraId="634AAF8D" w14:textId="77777777" w:rsidR="00751304" w:rsidRPr="0030143C" w:rsidRDefault="00751304" w:rsidP="00751304">
      <w:pPr>
        <w:spacing w:line="480" w:lineRule="auto"/>
        <w:rPr>
          <w:rFonts w:ascii="Calibri" w:hAnsi="Calibri" w:cs="Calibri"/>
          <w:b/>
          <w:bCs/>
          <w:i/>
          <w:iCs/>
          <w:sz w:val="24"/>
          <w:szCs w:val="24"/>
        </w:rPr>
      </w:pPr>
      <w:r w:rsidRPr="0030143C">
        <w:rPr>
          <w:rFonts w:ascii="Calibri" w:hAnsi="Calibri" w:cs="Calibri"/>
          <w:b/>
          <w:bCs/>
          <w:i/>
          <w:iCs/>
          <w:sz w:val="24"/>
          <w:szCs w:val="24"/>
        </w:rPr>
        <w:t>MATES item 13: Data reporting/archiving</w:t>
      </w:r>
    </w:p>
    <w:p w14:paraId="433D9927" w14:textId="77777777" w:rsidR="00751304" w:rsidRPr="0030143C" w:rsidRDefault="00751304" w:rsidP="00751304">
      <w:pPr>
        <w:spacing w:line="480" w:lineRule="auto"/>
        <w:rPr>
          <w:rFonts w:ascii="Calibri" w:hAnsi="Calibri" w:cs="Calibri"/>
          <w:sz w:val="24"/>
          <w:szCs w:val="24"/>
          <w:u w:val="single"/>
        </w:rPr>
      </w:pPr>
      <w:r w:rsidRPr="0030143C">
        <w:rPr>
          <w:rFonts w:ascii="Calibri" w:hAnsi="Calibri" w:cs="Calibri"/>
          <w:sz w:val="24"/>
          <w:szCs w:val="24"/>
          <w:u w:val="single"/>
        </w:rPr>
        <w:t xml:space="preserve">Question </w:t>
      </w:r>
    </w:p>
    <w:p w14:paraId="2D293A58" w14:textId="77777777" w:rsidR="00751304" w:rsidRPr="0030143C" w:rsidRDefault="00751304" w:rsidP="00751304">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Do the authors report the</w:t>
      </w:r>
      <w:ins w:id="89" w:author="Kyle Morrison" w:date="2024-06-25T15:41:00Z" w16du:dateUtc="2024-06-25T14:41:00Z">
        <w:r w:rsidRPr="0030143C">
          <w:rPr>
            <w:rFonts w:ascii="Calibri" w:hAnsi="Calibri" w:cs="Calibri"/>
            <w:i/>
            <w:iCs/>
            <w:sz w:val="24"/>
            <w:szCs w:val="24"/>
          </w:rPr>
          <w:t xml:space="preserve"> raw</w:t>
        </w:r>
      </w:ins>
      <w:r w:rsidRPr="0030143C">
        <w:rPr>
          <w:rFonts w:ascii="Calibri" w:hAnsi="Calibri" w:cs="Calibri"/>
          <w:i/>
          <w:iCs/>
          <w:sz w:val="24"/>
          <w:szCs w:val="24"/>
        </w:rPr>
        <w:t xml:space="preserve"> data (i.e., used to calculate effect sizes and conduct the meta-analysis) extracted from each eligible primary study (i.e., research paper) in the manuscript, supplementary material, or external repository?</w:t>
      </w:r>
    </w:p>
    <w:p w14:paraId="21B01F42" w14:textId="77777777" w:rsidR="00751304" w:rsidRPr="0030143C" w:rsidRDefault="00751304" w:rsidP="00751304">
      <w:pPr>
        <w:spacing w:line="480" w:lineRule="auto"/>
        <w:rPr>
          <w:rFonts w:ascii="Calibri" w:hAnsi="Calibri" w:cs="Calibri"/>
          <w:sz w:val="24"/>
          <w:szCs w:val="24"/>
          <w:u w:val="single"/>
        </w:rPr>
      </w:pPr>
      <w:r w:rsidRPr="0030143C">
        <w:rPr>
          <w:rFonts w:ascii="Calibri" w:hAnsi="Calibri" w:cs="Calibri"/>
          <w:sz w:val="24"/>
          <w:szCs w:val="24"/>
          <w:u w:val="single"/>
        </w:rPr>
        <w:t>Criteria for ‘Yes’</w:t>
      </w:r>
    </w:p>
    <w:p w14:paraId="7CABDFEB" w14:textId="77777777" w:rsidR="00751304" w:rsidRPr="0030143C" w:rsidRDefault="00751304" w:rsidP="00751304">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reported the </w:t>
      </w:r>
      <w:ins w:id="90" w:author="Kyle Morrison" w:date="2024-06-25T15:41:00Z" w16du:dateUtc="2024-06-25T14:41:00Z">
        <w:r w:rsidRPr="0030143C">
          <w:rPr>
            <w:rFonts w:ascii="Calibri" w:hAnsi="Calibri" w:cs="Calibri"/>
            <w:i/>
            <w:iCs/>
            <w:sz w:val="24"/>
            <w:szCs w:val="24"/>
          </w:rPr>
          <w:t xml:space="preserve">raw </w:t>
        </w:r>
      </w:ins>
      <w:r w:rsidRPr="0030143C">
        <w:rPr>
          <w:rFonts w:ascii="Calibri" w:hAnsi="Calibri" w:cs="Calibri"/>
          <w:i/>
          <w:iCs/>
          <w:sz w:val="24"/>
          <w:szCs w:val="24"/>
        </w:rPr>
        <w:t xml:space="preserve">data extracted from each eligible primary in the manuscript, supplementary material, or external repository.  </w:t>
      </w:r>
      <w:commentRangeStart w:id="91"/>
      <w:ins w:id="92" w:author="Kyle Morrison" w:date="2024-06-25T15:42:00Z" w16du:dateUtc="2024-06-25T14:42:00Z">
        <w:r w:rsidRPr="0030143C">
          <w:rPr>
            <w:rFonts w:ascii="Calibri" w:hAnsi="Calibri" w:cs="Calibri"/>
            <w:i/>
            <w:iCs/>
            <w:sz w:val="24"/>
            <w:szCs w:val="24"/>
          </w:rPr>
          <w:t>Alternatively, the author</w:t>
        </w:r>
      </w:ins>
      <w:ins w:id="93" w:author="Kyle Morrison" w:date="2024-06-25T15:43:00Z" w16du:dateUtc="2024-06-25T14:43:00Z">
        <w:r w:rsidRPr="0030143C">
          <w:rPr>
            <w:rFonts w:ascii="Calibri" w:hAnsi="Calibri" w:cs="Calibri"/>
            <w:i/>
            <w:iCs/>
            <w:sz w:val="24"/>
            <w:szCs w:val="24"/>
          </w:rPr>
          <w:t>s may state that the raw data is sensitive and cannot be shared</w:t>
        </w:r>
      </w:ins>
      <w:commentRangeEnd w:id="91"/>
      <w:ins w:id="94" w:author="Kyle Morrison" w:date="2024-06-25T15:44:00Z" w16du:dateUtc="2024-06-25T14:44:00Z">
        <w:r w:rsidRPr="0030143C">
          <w:rPr>
            <w:rStyle w:val="CommentReference"/>
            <w:rFonts w:ascii="Calibri" w:hAnsi="Calibri" w:cs="Calibri"/>
          </w:rPr>
          <w:commentReference w:id="91"/>
        </w:r>
      </w:ins>
      <w:ins w:id="95" w:author="Kyle Morrison" w:date="2024-06-25T15:43:00Z" w16du:dateUtc="2024-06-25T14:43:00Z">
        <w:r w:rsidRPr="0030143C">
          <w:rPr>
            <w:rFonts w:ascii="Calibri" w:hAnsi="Calibri" w:cs="Calibri"/>
            <w:i/>
            <w:iCs/>
            <w:sz w:val="24"/>
            <w:szCs w:val="24"/>
          </w:rPr>
          <w:t xml:space="preserve">. </w:t>
        </w:r>
      </w:ins>
      <w:del w:id="96" w:author="Kyle Morrison" w:date="2024-06-25T15:42:00Z" w16du:dateUtc="2024-06-25T14:42:00Z">
        <w:r w:rsidRPr="0030143C" w:rsidDel="00914736">
          <w:rPr>
            <w:rFonts w:ascii="Calibri" w:hAnsi="Calibri" w:cs="Calibri"/>
            <w:i/>
            <w:iCs/>
            <w:sz w:val="24"/>
            <w:szCs w:val="24"/>
          </w:rPr>
          <w:delText>In cases when the authors state the data is sensitive and cannot be shared allocate ‘Yes’.</w:delText>
        </w:r>
      </w:del>
    </w:p>
    <w:p w14:paraId="68BA3C5F" w14:textId="77777777" w:rsidR="00751304" w:rsidRPr="0030143C" w:rsidRDefault="00751304" w:rsidP="00751304">
      <w:pPr>
        <w:spacing w:line="480" w:lineRule="auto"/>
        <w:rPr>
          <w:rFonts w:ascii="Calibri" w:hAnsi="Calibri" w:cs="Calibri"/>
          <w:sz w:val="24"/>
          <w:szCs w:val="24"/>
          <w:u w:val="single"/>
        </w:rPr>
      </w:pPr>
      <w:r w:rsidRPr="0030143C">
        <w:rPr>
          <w:rFonts w:ascii="Calibri" w:hAnsi="Calibri" w:cs="Calibri"/>
          <w:sz w:val="24"/>
          <w:szCs w:val="24"/>
          <w:u w:val="single"/>
        </w:rPr>
        <w:t>Criteria for ‘No’</w:t>
      </w:r>
    </w:p>
    <w:p w14:paraId="4BAAE80B" w14:textId="77777777" w:rsidR="00751304" w:rsidRPr="0030143C" w:rsidRDefault="00751304" w:rsidP="00751304">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bCs/>
          <w:i/>
          <w:iCs/>
          <w:sz w:val="24"/>
          <w:szCs w:val="24"/>
          <w:u w:val="single"/>
        </w:rPr>
        <w:t>not</w:t>
      </w:r>
      <w:r w:rsidRPr="0030143C">
        <w:rPr>
          <w:rFonts w:ascii="Calibri" w:hAnsi="Calibri" w:cs="Calibri"/>
          <w:i/>
          <w:iCs/>
          <w:sz w:val="24"/>
          <w:szCs w:val="24"/>
        </w:rPr>
        <w:t xml:space="preserve"> reported</w:t>
      </w:r>
      <w:ins w:id="97" w:author="Kyle Morrison" w:date="2024-06-25T15:42:00Z" w16du:dateUtc="2024-06-25T14:42:00Z">
        <w:r w:rsidRPr="0030143C">
          <w:rPr>
            <w:rFonts w:ascii="Calibri" w:hAnsi="Calibri" w:cs="Calibri"/>
            <w:i/>
            <w:iCs/>
            <w:sz w:val="24"/>
            <w:szCs w:val="24"/>
          </w:rPr>
          <w:t xml:space="preserve"> raw</w:t>
        </w:r>
      </w:ins>
      <w:r w:rsidRPr="0030143C">
        <w:rPr>
          <w:rFonts w:ascii="Calibri" w:hAnsi="Calibri" w:cs="Calibri"/>
          <w:i/>
          <w:iCs/>
          <w:sz w:val="24"/>
          <w:szCs w:val="24"/>
        </w:rPr>
        <w:t xml:space="preserve"> the data extracted from each eligible primary study the manuscript, supplementary material, or external repository. </w:t>
      </w:r>
      <w:ins w:id="98" w:author="Kyle Morrison" w:date="2024-06-25T15:45:00Z" w16du:dateUtc="2024-06-25T14:45:00Z">
        <w:r w:rsidRPr="0030143C">
          <w:rPr>
            <w:rFonts w:ascii="Calibri" w:hAnsi="Calibri" w:cs="Calibri"/>
            <w:i/>
            <w:iCs/>
            <w:sz w:val="24"/>
            <w:szCs w:val="24"/>
          </w:rPr>
          <w:t xml:space="preserve">Alternatively, the authors may state the raw data is available upon request. </w:t>
        </w:r>
      </w:ins>
      <w:del w:id="99" w:author="Kyle Morrison" w:date="2024-06-25T15:45:00Z" w16du:dateUtc="2024-06-25T14:45:00Z">
        <w:r w:rsidRPr="0030143C" w:rsidDel="009B7E76">
          <w:rPr>
            <w:rFonts w:ascii="Calibri" w:hAnsi="Calibri" w:cs="Calibri"/>
            <w:i/>
            <w:iCs/>
            <w:sz w:val="24"/>
            <w:szCs w:val="24"/>
          </w:rPr>
          <w:delText>In cases when the authors state data is available upon request allocate ‘No’.</w:delText>
        </w:r>
      </w:del>
    </w:p>
    <w:p w14:paraId="7694DE89" w14:textId="77777777" w:rsidR="00751304" w:rsidRPr="0030143C" w:rsidRDefault="00751304" w:rsidP="00751304">
      <w:pPr>
        <w:spacing w:line="480" w:lineRule="auto"/>
        <w:rPr>
          <w:rFonts w:ascii="Calibri" w:hAnsi="Calibri" w:cs="Calibri"/>
          <w:sz w:val="24"/>
          <w:szCs w:val="24"/>
          <w:u w:val="single"/>
        </w:rPr>
      </w:pPr>
      <w:r w:rsidRPr="0030143C">
        <w:rPr>
          <w:rFonts w:ascii="Calibri" w:hAnsi="Calibri" w:cs="Calibri"/>
          <w:sz w:val="24"/>
          <w:szCs w:val="24"/>
          <w:u w:val="single"/>
        </w:rPr>
        <w:t>Criteria for ‘Not Applicable’</w:t>
      </w:r>
    </w:p>
    <w:p w14:paraId="482A273A" w14:textId="77777777" w:rsidR="00751304" w:rsidRPr="0030143C" w:rsidRDefault="00751304" w:rsidP="00751304">
      <w:pPr>
        <w:pStyle w:val="ListParagraph"/>
        <w:numPr>
          <w:ilvl w:val="0"/>
          <w:numId w:val="1"/>
        </w:numPr>
        <w:spacing w:line="480" w:lineRule="auto"/>
        <w:rPr>
          <w:rFonts w:ascii="Calibri" w:hAnsi="Calibri" w:cs="Calibri"/>
          <w:i/>
          <w:iCs/>
          <w:sz w:val="24"/>
          <w:szCs w:val="24"/>
        </w:rPr>
      </w:pPr>
      <w:r w:rsidRPr="0030143C">
        <w:rPr>
          <w:rFonts w:ascii="Calibri" w:hAnsi="Calibri" w:cs="Calibri"/>
          <w:i/>
          <w:iCs/>
          <w:sz w:val="24"/>
          <w:szCs w:val="24"/>
        </w:rPr>
        <w:t>There is no ‘Not Applicable’ option for MATES item 13.</w:t>
      </w:r>
    </w:p>
    <w:p w14:paraId="28BC8518" w14:textId="77777777" w:rsidR="00751304" w:rsidRDefault="00751304" w:rsidP="00751304">
      <w:pPr>
        <w:spacing w:line="480" w:lineRule="auto"/>
        <w:rPr>
          <w:rFonts w:ascii="Calibri" w:hAnsi="Calibri" w:cs="Calibri"/>
          <w:i/>
          <w:iCs/>
          <w:sz w:val="24"/>
          <w:szCs w:val="24"/>
        </w:rPr>
      </w:pPr>
    </w:p>
    <w:p w14:paraId="4A30CC61" w14:textId="77777777" w:rsidR="00F208C9" w:rsidRPr="0030143C" w:rsidRDefault="00F208C9" w:rsidP="00F208C9">
      <w:pPr>
        <w:spacing w:line="480" w:lineRule="auto"/>
        <w:rPr>
          <w:rFonts w:ascii="Calibri" w:hAnsi="Calibri" w:cs="Calibri"/>
          <w:b/>
          <w:bCs/>
          <w:i/>
          <w:iCs/>
          <w:sz w:val="24"/>
          <w:szCs w:val="24"/>
        </w:rPr>
      </w:pPr>
      <w:r w:rsidRPr="0030143C">
        <w:rPr>
          <w:rFonts w:ascii="Calibri" w:hAnsi="Calibri" w:cs="Calibri"/>
          <w:b/>
          <w:bCs/>
          <w:i/>
          <w:iCs/>
          <w:sz w:val="24"/>
          <w:szCs w:val="24"/>
        </w:rPr>
        <w:t>MATES item 14: Variable description reporting</w:t>
      </w:r>
    </w:p>
    <w:p w14:paraId="4D1D94E2" w14:textId="77777777" w:rsidR="00F208C9" w:rsidRPr="0030143C" w:rsidRDefault="00F208C9" w:rsidP="00F208C9">
      <w:pPr>
        <w:spacing w:line="480" w:lineRule="auto"/>
        <w:rPr>
          <w:rFonts w:ascii="Calibri" w:hAnsi="Calibri" w:cs="Calibri"/>
          <w:i/>
          <w:iCs/>
          <w:sz w:val="24"/>
          <w:szCs w:val="24"/>
          <w:u w:val="single"/>
        </w:rPr>
      </w:pPr>
      <w:r w:rsidRPr="0030143C">
        <w:rPr>
          <w:rFonts w:ascii="Calibri" w:hAnsi="Calibri" w:cs="Calibri"/>
          <w:i/>
          <w:iCs/>
          <w:sz w:val="24"/>
          <w:szCs w:val="24"/>
          <w:u w:val="single"/>
        </w:rPr>
        <w:t xml:space="preserve">Question </w:t>
      </w:r>
    </w:p>
    <w:p w14:paraId="02E579C6" w14:textId="77777777" w:rsidR="00F208C9" w:rsidRPr="0030143C" w:rsidRDefault="00F208C9" w:rsidP="00F208C9">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lastRenderedPageBreak/>
        <w:t>Do the authors report descriptions of the variables extracted (i.e., meta-data or columns in dataset) from each eligible study primary study (i.e., research paper) in the manuscript, supplementary material, or external repository?</w:t>
      </w:r>
    </w:p>
    <w:p w14:paraId="387D41F9" w14:textId="77777777" w:rsidR="00F208C9" w:rsidRPr="0030143C" w:rsidRDefault="00F208C9" w:rsidP="00F208C9">
      <w:pPr>
        <w:spacing w:line="480" w:lineRule="auto"/>
        <w:rPr>
          <w:rFonts w:ascii="Calibri" w:hAnsi="Calibri" w:cs="Calibri"/>
          <w:i/>
          <w:iCs/>
          <w:sz w:val="24"/>
          <w:szCs w:val="24"/>
          <w:u w:val="single"/>
        </w:rPr>
      </w:pPr>
      <w:r w:rsidRPr="0030143C">
        <w:rPr>
          <w:rFonts w:ascii="Calibri" w:hAnsi="Calibri" w:cs="Calibri"/>
          <w:i/>
          <w:iCs/>
          <w:sz w:val="24"/>
          <w:szCs w:val="24"/>
          <w:u w:val="single"/>
        </w:rPr>
        <w:t>Criteria for ‘Yes’</w:t>
      </w:r>
    </w:p>
    <w:p w14:paraId="3858CB45" w14:textId="77777777" w:rsidR="00F208C9" w:rsidRPr="0030143C" w:rsidRDefault="00F208C9" w:rsidP="00F208C9">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The authors have reported descriptions of the variables extracted from each eligible study primary study in the manuscript, supplementary material, or external repository.</w:t>
      </w:r>
    </w:p>
    <w:p w14:paraId="417AF06E" w14:textId="77777777" w:rsidR="00F208C9" w:rsidRPr="0030143C" w:rsidRDefault="00F208C9" w:rsidP="00F208C9">
      <w:pPr>
        <w:spacing w:line="480" w:lineRule="auto"/>
        <w:rPr>
          <w:rFonts w:ascii="Calibri" w:hAnsi="Calibri" w:cs="Calibri"/>
          <w:i/>
          <w:iCs/>
          <w:sz w:val="24"/>
          <w:szCs w:val="24"/>
          <w:u w:val="single"/>
        </w:rPr>
      </w:pPr>
      <w:r w:rsidRPr="0030143C">
        <w:rPr>
          <w:rFonts w:ascii="Calibri" w:hAnsi="Calibri" w:cs="Calibri"/>
          <w:i/>
          <w:iCs/>
          <w:sz w:val="24"/>
          <w:szCs w:val="24"/>
          <w:u w:val="single"/>
        </w:rPr>
        <w:t>Criteria for ‘No’</w:t>
      </w:r>
    </w:p>
    <w:p w14:paraId="2466880D" w14:textId="77777777" w:rsidR="00F208C9" w:rsidRPr="0030143C" w:rsidRDefault="00F208C9" w:rsidP="00F208C9">
      <w:pPr>
        <w:numPr>
          <w:ilvl w:val="0"/>
          <w:numId w:val="1"/>
        </w:numPr>
        <w:spacing w:line="480" w:lineRule="auto"/>
        <w:rPr>
          <w:rFonts w:ascii="Calibri" w:hAnsi="Calibri" w:cs="Calibri"/>
          <w:i/>
          <w:iCs/>
          <w:sz w:val="24"/>
          <w:szCs w:val="24"/>
        </w:rPr>
      </w:pPr>
      <w:r w:rsidRPr="0030143C">
        <w:rPr>
          <w:rFonts w:ascii="Calibri" w:hAnsi="Calibri" w:cs="Calibri"/>
          <w:i/>
          <w:iCs/>
          <w:sz w:val="24"/>
          <w:szCs w:val="24"/>
        </w:rPr>
        <w:t xml:space="preserve">The authors have </w:t>
      </w:r>
      <w:r w:rsidRPr="0030143C">
        <w:rPr>
          <w:rFonts w:ascii="Calibri" w:hAnsi="Calibri" w:cs="Calibri"/>
          <w:b/>
          <w:bCs/>
          <w:i/>
          <w:iCs/>
          <w:sz w:val="24"/>
          <w:szCs w:val="24"/>
          <w:u w:val="single"/>
        </w:rPr>
        <w:t>not</w:t>
      </w:r>
      <w:r w:rsidRPr="0030143C">
        <w:rPr>
          <w:rFonts w:ascii="Calibri" w:hAnsi="Calibri" w:cs="Calibri"/>
          <w:i/>
          <w:iCs/>
          <w:sz w:val="24"/>
          <w:szCs w:val="24"/>
        </w:rPr>
        <w:t xml:space="preserve"> reported descriptions of the variables extracted from each eligible study primary study in the manuscript, supplementary material, or external repository.</w:t>
      </w:r>
    </w:p>
    <w:p w14:paraId="0C7E1745" w14:textId="77777777" w:rsidR="00F208C9" w:rsidRPr="0030143C" w:rsidRDefault="00F208C9" w:rsidP="00F208C9">
      <w:pPr>
        <w:spacing w:line="480" w:lineRule="auto"/>
        <w:rPr>
          <w:rFonts w:ascii="Calibri" w:hAnsi="Calibri" w:cs="Calibri"/>
          <w:i/>
          <w:iCs/>
          <w:sz w:val="24"/>
          <w:szCs w:val="24"/>
          <w:u w:val="single"/>
        </w:rPr>
      </w:pPr>
      <w:r w:rsidRPr="0030143C">
        <w:rPr>
          <w:rFonts w:ascii="Calibri" w:hAnsi="Calibri" w:cs="Calibri"/>
          <w:i/>
          <w:iCs/>
          <w:sz w:val="24"/>
          <w:szCs w:val="24"/>
          <w:u w:val="single"/>
        </w:rPr>
        <w:t>Criteria for ‘Not Applicable’</w:t>
      </w:r>
    </w:p>
    <w:p w14:paraId="5C4F5C8D" w14:textId="77777777" w:rsidR="00F208C9" w:rsidRPr="0030143C" w:rsidRDefault="00F208C9" w:rsidP="00F208C9">
      <w:pPr>
        <w:pStyle w:val="ListParagraph"/>
        <w:numPr>
          <w:ilvl w:val="0"/>
          <w:numId w:val="1"/>
        </w:numPr>
        <w:spacing w:line="480" w:lineRule="auto"/>
        <w:rPr>
          <w:ins w:id="100" w:author="Kyle Morrison" w:date="2024-06-24T16:25:00Z"/>
          <w:rFonts w:ascii="Calibri" w:hAnsi="Calibri" w:cs="Calibri"/>
          <w:i/>
          <w:iCs/>
          <w:sz w:val="24"/>
          <w:szCs w:val="24"/>
        </w:rPr>
      </w:pPr>
      <w:del w:id="101" w:author="Kyle Morrison" w:date="2024-06-25T15:48:00Z" w16du:dateUtc="2024-06-25T14:48:00Z">
        <w:r w:rsidRPr="0030143C" w:rsidDel="00A963BA">
          <w:rPr>
            <w:rFonts w:ascii="Calibri" w:hAnsi="Calibri" w:cs="Calibri"/>
            <w:i/>
            <w:iCs/>
            <w:sz w:val="24"/>
            <w:szCs w:val="24"/>
          </w:rPr>
          <w:delText xml:space="preserve">The authors have </w:delText>
        </w:r>
        <w:r w:rsidRPr="0030143C" w:rsidDel="00A963BA">
          <w:rPr>
            <w:rFonts w:ascii="Calibri" w:hAnsi="Calibri" w:cs="Calibri"/>
            <w:b/>
            <w:bCs/>
            <w:i/>
            <w:iCs/>
            <w:sz w:val="24"/>
            <w:szCs w:val="24"/>
            <w:u w:val="single"/>
          </w:rPr>
          <w:delText>not</w:delText>
        </w:r>
        <w:r w:rsidRPr="0030143C" w:rsidDel="00A963BA">
          <w:rPr>
            <w:rFonts w:ascii="Calibri" w:hAnsi="Calibri" w:cs="Calibri"/>
            <w:i/>
            <w:iCs/>
            <w:sz w:val="24"/>
            <w:szCs w:val="24"/>
          </w:rPr>
          <w:delText xml:space="preserve"> reported the data extracted from each eligible primary study in the manuscript, supplementary material, or external repository (i.e., ‘No’ for MATES item 13) or </w:delText>
        </w:r>
      </w:del>
      <w:ins w:id="102" w:author="Kyle Morrison" w:date="2024-06-25T15:48:00Z" w16du:dateUtc="2024-06-25T14:48:00Z">
        <w:r w:rsidRPr="0030143C">
          <w:rPr>
            <w:rFonts w:ascii="Calibri" w:hAnsi="Calibri" w:cs="Calibri"/>
            <w:i/>
            <w:iCs/>
            <w:sz w:val="24"/>
            <w:szCs w:val="24"/>
          </w:rPr>
          <w:t>T</w:t>
        </w:r>
      </w:ins>
      <w:del w:id="103" w:author="Kyle Morrison" w:date="2024-06-25T15:48:00Z" w16du:dateUtc="2024-06-25T14:48:00Z">
        <w:r w:rsidRPr="0030143C" w:rsidDel="00A963BA">
          <w:rPr>
            <w:rFonts w:ascii="Calibri" w:hAnsi="Calibri" w:cs="Calibri"/>
            <w:i/>
            <w:iCs/>
            <w:sz w:val="24"/>
            <w:szCs w:val="24"/>
          </w:rPr>
          <w:delText>t</w:delText>
        </w:r>
      </w:del>
      <w:proofErr w:type="gramStart"/>
      <w:r w:rsidRPr="0030143C">
        <w:rPr>
          <w:rFonts w:ascii="Calibri" w:hAnsi="Calibri" w:cs="Calibri"/>
          <w:i/>
          <w:iCs/>
          <w:sz w:val="24"/>
          <w:szCs w:val="24"/>
        </w:rPr>
        <w:t>he</w:t>
      </w:r>
      <w:proofErr w:type="gramEnd"/>
      <w:r w:rsidRPr="0030143C">
        <w:rPr>
          <w:rFonts w:ascii="Calibri" w:hAnsi="Calibri" w:cs="Calibri"/>
          <w:i/>
          <w:iCs/>
          <w:sz w:val="24"/>
          <w:szCs w:val="24"/>
        </w:rPr>
        <w:t xml:space="preserve"> authors have reported that the data cannot be provided because the data is sensitive.</w:t>
      </w:r>
    </w:p>
    <w:p w14:paraId="009AB57A" w14:textId="77777777" w:rsidR="00F208C9" w:rsidRPr="00751304" w:rsidRDefault="00F208C9" w:rsidP="00751304">
      <w:pPr>
        <w:spacing w:line="480" w:lineRule="auto"/>
        <w:rPr>
          <w:rFonts w:ascii="Calibri" w:hAnsi="Calibri" w:cs="Calibri"/>
          <w:i/>
          <w:iCs/>
          <w:sz w:val="24"/>
          <w:szCs w:val="24"/>
        </w:rPr>
      </w:pPr>
    </w:p>
    <w:p w14:paraId="35DBA34F" w14:textId="77777777" w:rsidR="0020735B" w:rsidRDefault="0020735B" w:rsidP="00BA114F"/>
    <w:sectPr w:rsidR="0020735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Kyle Morrison" w:date="2024-06-24T15:31:00Z" w:initials="KM">
    <w:p w14:paraId="7649F468" w14:textId="77777777" w:rsidR="00C30D71" w:rsidRDefault="00C30D71" w:rsidP="00C30D71">
      <w:pPr>
        <w:pStyle w:val="CommentText"/>
      </w:pPr>
      <w:r>
        <w:rPr>
          <w:rStyle w:val="CommentReference"/>
        </w:rPr>
        <w:annotationRef/>
      </w:r>
      <w:r>
        <w:t>A few suggested the specifications is more important - we had discussed this before.</w:t>
      </w:r>
    </w:p>
  </w:comment>
  <w:comment w:id="13" w:author="Kyle Morrison" w:date="2024-06-25T14:19:00Z" w:initials="KM">
    <w:p w14:paraId="4DA455B5" w14:textId="77777777" w:rsidR="00137744" w:rsidRDefault="00137744" w:rsidP="00137744">
      <w:pPr>
        <w:pStyle w:val="CommentText"/>
      </w:pPr>
      <w:r>
        <w:rPr>
          <w:rStyle w:val="CommentReference"/>
        </w:rPr>
        <w:annotationRef/>
      </w:r>
      <w:r>
        <w:t>Should this actually be non-applicable</w:t>
      </w:r>
    </w:p>
  </w:comment>
  <w:comment w:id="50" w:author="Kyle Morrison" w:date="2024-06-24T15:42:00Z" w:initials="KM">
    <w:p w14:paraId="46775072" w14:textId="77777777" w:rsidR="00FC03EB" w:rsidRDefault="00FC03EB" w:rsidP="00FC03EB">
      <w:pPr>
        <w:pStyle w:val="CommentText"/>
      </w:pPr>
      <w:r>
        <w:rPr>
          <w:rStyle w:val="CommentReference"/>
        </w:rPr>
        <w:annotationRef/>
      </w:r>
      <w:r>
        <w:t>Difficult to address the comments discuss with Shinichi and others.</w:t>
      </w:r>
    </w:p>
  </w:comment>
  <w:comment w:id="86" w:author="Kyle Morrison" w:date="2024-06-24T14:55:00Z" w:initials="KM">
    <w:p w14:paraId="6D57D3AA" w14:textId="77777777" w:rsidR="0020735B" w:rsidRDefault="0020735B" w:rsidP="0020735B">
      <w:pPr>
        <w:pStyle w:val="CommentText"/>
      </w:pPr>
      <w:r>
        <w:rPr>
          <w:rStyle w:val="CommentReference"/>
        </w:rPr>
        <w:annotationRef/>
      </w:r>
      <w:r>
        <w:t>A flaw of the reordering makes some questions such as this not beside the referenced item.</w:t>
      </w:r>
    </w:p>
  </w:comment>
  <w:comment w:id="91" w:author="Kyle Morrison" w:date="2024-06-25T15:44:00Z" w:initials="KM">
    <w:p w14:paraId="142FC6D9" w14:textId="77777777" w:rsidR="00751304" w:rsidRDefault="00751304" w:rsidP="00751304">
      <w:pPr>
        <w:pStyle w:val="CommentText"/>
      </w:pPr>
      <w:r>
        <w:rPr>
          <w:rStyle w:val="CommentReference"/>
        </w:rPr>
        <w:annotationRef/>
      </w:r>
      <w:r>
        <w:t>Should this be allocated 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649F468" w15:done="0"/>
  <w15:commentEx w15:paraId="4DA455B5" w15:done="0"/>
  <w15:commentEx w15:paraId="46775072" w15:done="0"/>
  <w15:commentEx w15:paraId="6D57D3AA" w15:done="0"/>
  <w15:commentEx w15:paraId="142FC6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3824B3D" w16cex:dateUtc="2024-06-24T14:31:00Z"/>
  <w16cex:commentExtensible w16cex:durableId="0B1CB002" w16cex:dateUtc="2024-06-25T13:19:00Z"/>
  <w16cex:commentExtensible w16cex:durableId="07E5EECB" w16cex:dateUtc="2024-06-24T14:42:00Z"/>
  <w16cex:commentExtensible w16cex:durableId="3610188B" w16cex:dateUtc="2024-06-24T13:55:00Z"/>
  <w16cex:commentExtensible w16cex:durableId="6A31B4BE" w16cex:dateUtc="2024-06-25T1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649F468" w16cid:durableId="73824B3D"/>
  <w16cid:commentId w16cid:paraId="4DA455B5" w16cid:durableId="0B1CB002"/>
  <w16cid:commentId w16cid:paraId="46775072" w16cid:durableId="07E5EECB"/>
  <w16cid:commentId w16cid:paraId="6D57D3AA" w16cid:durableId="3610188B"/>
  <w16cid:commentId w16cid:paraId="142FC6D9" w16cid:durableId="6A31B4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F10002"/>
    <w:multiLevelType w:val="hybridMultilevel"/>
    <w:tmpl w:val="827E7C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25365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yle Morrison">
    <w15:presenceInfo w15:providerId="AD" w15:userId="S::z5393783@ad.unsw.edu.au::7a0cdecc-f5c2-46b9-afd1-5783d0f610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yNjAwMDEwNDczMjNR0lEKTi0uzszPAykwqgUAH7v8pCwAAAA="/>
  </w:docVars>
  <w:rsids>
    <w:rsidRoot w:val="00F43661"/>
    <w:rsid w:val="001335D2"/>
    <w:rsid w:val="00137744"/>
    <w:rsid w:val="0020735B"/>
    <w:rsid w:val="0025763B"/>
    <w:rsid w:val="002717DF"/>
    <w:rsid w:val="00287FA4"/>
    <w:rsid w:val="002B0A1D"/>
    <w:rsid w:val="00332A4A"/>
    <w:rsid w:val="003A167A"/>
    <w:rsid w:val="00540F5A"/>
    <w:rsid w:val="00596AED"/>
    <w:rsid w:val="005F1653"/>
    <w:rsid w:val="006067BC"/>
    <w:rsid w:val="0063051B"/>
    <w:rsid w:val="00663AD7"/>
    <w:rsid w:val="00751304"/>
    <w:rsid w:val="007C487A"/>
    <w:rsid w:val="008074CE"/>
    <w:rsid w:val="0083166C"/>
    <w:rsid w:val="0091194D"/>
    <w:rsid w:val="00945FC9"/>
    <w:rsid w:val="009B588E"/>
    <w:rsid w:val="00A423A4"/>
    <w:rsid w:val="00AF555E"/>
    <w:rsid w:val="00B13F19"/>
    <w:rsid w:val="00B64B99"/>
    <w:rsid w:val="00B95ADB"/>
    <w:rsid w:val="00BA114F"/>
    <w:rsid w:val="00BC11F7"/>
    <w:rsid w:val="00C053FA"/>
    <w:rsid w:val="00C21FE8"/>
    <w:rsid w:val="00C30D71"/>
    <w:rsid w:val="00C32B0B"/>
    <w:rsid w:val="00C91EBF"/>
    <w:rsid w:val="00E7676C"/>
    <w:rsid w:val="00F208C9"/>
    <w:rsid w:val="00F43661"/>
    <w:rsid w:val="00F55CAF"/>
    <w:rsid w:val="00F57942"/>
    <w:rsid w:val="00FA7B8B"/>
    <w:rsid w:val="00FC03EB"/>
    <w:rsid w:val="00FC2A20"/>
    <w:rsid w:val="00FD4DE4"/>
    <w:rsid w:val="00FF15D7"/>
    <w:rsid w:val="00FF32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6EC5D"/>
  <w15:chartTrackingRefBased/>
  <w15:docId w15:val="{E6B063C0-77AD-43B0-8BE2-7320B199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51B"/>
  </w:style>
  <w:style w:type="paragraph" w:styleId="Heading1">
    <w:name w:val="heading 1"/>
    <w:basedOn w:val="Normal"/>
    <w:next w:val="Normal"/>
    <w:link w:val="Heading1Char"/>
    <w:uiPriority w:val="9"/>
    <w:qFormat/>
    <w:rsid w:val="00F43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661"/>
    <w:rPr>
      <w:rFonts w:eastAsiaTheme="majorEastAsia" w:cstheme="majorBidi"/>
      <w:color w:val="272727" w:themeColor="text1" w:themeTint="D8"/>
    </w:rPr>
  </w:style>
  <w:style w:type="paragraph" w:styleId="Title">
    <w:name w:val="Title"/>
    <w:basedOn w:val="Normal"/>
    <w:next w:val="Normal"/>
    <w:link w:val="TitleChar"/>
    <w:uiPriority w:val="10"/>
    <w:qFormat/>
    <w:rsid w:val="00F43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661"/>
    <w:pPr>
      <w:spacing w:before="160"/>
      <w:jc w:val="center"/>
    </w:pPr>
    <w:rPr>
      <w:i/>
      <w:iCs/>
      <w:color w:val="404040" w:themeColor="text1" w:themeTint="BF"/>
    </w:rPr>
  </w:style>
  <w:style w:type="character" w:customStyle="1" w:styleId="QuoteChar">
    <w:name w:val="Quote Char"/>
    <w:basedOn w:val="DefaultParagraphFont"/>
    <w:link w:val="Quote"/>
    <w:uiPriority w:val="29"/>
    <w:rsid w:val="00F43661"/>
    <w:rPr>
      <w:i/>
      <w:iCs/>
      <w:color w:val="404040" w:themeColor="text1" w:themeTint="BF"/>
    </w:rPr>
  </w:style>
  <w:style w:type="paragraph" w:styleId="ListParagraph">
    <w:name w:val="List Paragraph"/>
    <w:basedOn w:val="Normal"/>
    <w:uiPriority w:val="34"/>
    <w:qFormat/>
    <w:rsid w:val="00F43661"/>
    <w:pPr>
      <w:ind w:left="720"/>
      <w:contextualSpacing/>
    </w:pPr>
  </w:style>
  <w:style w:type="character" w:styleId="IntenseEmphasis">
    <w:name w:val="Intense Emphasis"/>
    <w:basedOn w:val="DefaultParagraphFont"/>
    <w:uiPriority w:val="21"/>
    <w:qFormat/>
    <w:rsid w:val="00F43661"/>
    <w:rPr>
      <w:i/>
      <w:iCs/>
      <w:color w:val="0F4761" w:themeColor="accent1" w:themeShade="BF"/>
    </w:rPr>
  </w:style>
  <w:style w:type="paragraph" w:styleId="IntenseQuote">
    <w:name w:val="Intense Quote"/>
    <w:basedOn w:val="Normal"/>
    <w:next w:val="Normal"/>
    <w:link w:val="IntenseQuoteChar"/>
    <w:uiPriority w:val="30"/>
    <w:qFormat/>
    <w:rsid w:val="00F43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661"/>
    <w:rPr>
      <w:i/>
      <w:iCs/>
      <w:color w:val="0F4761" w:themeColor="accent1" w:themeShade="BF"/>
    </w:rPr>
  </w:style>
  <w:style w:type="character" w:styleId="IntenseReference">
    <w:name w:val="Intense Reference"/>
    <w:basedOn w:val="DefaultParagraphFont"/>
    <w:uiPriority w:val="32"/>
    <w:qFormat/>
    <w:rsid w:val="00F43661"/>
    <w:rPr>
      <w:b/>
      <w:bCs/>
      <w:smallCaps/>
      <w:color w:val="0F4761" w:themeColor="accent1" w:themeShade="BF"/>
      <w:spacing w:val="5"/>
    </w:rPr>
  </w:style>
  <w:style w:type="character" w:styleId="CommentReference">
    <w:name w:val="annotation reference"/>
    <w:basedOn w:val="DefaultParagraphFont"/>
    <w:uiPriority w:val="99"/>
    <w:semiHidden/>
    <w:unhideWhenUsed/>
    <w:rsid w:val="00F57942"/>
    <w:rPr>
      <w:sz w:val="16"/>
      <w:szCs w:val="16"/>
    </w:rPr>
  </w:style>
  <w:style w:type="paragraph" w:styleId="CommentText">
    <w:name w:val="annotation text"/>
    <w:basedOn w:val="Normal"/>
    <w:link w:val="CommentTextChar"/>
    <w:uiPriority w:val="99"/>
    <w:unhideWhenUsed/>
    <w:rsid w:val="00F57942"/>
    <w:pPr>
      <w:spacing w:line="240" w:lineRule="auto"/>
    </w:pPr>
    <w:rPr>
      <w:sz w:val="20"/>
      <w:szCs w:val="20"/>
    </w:rPr>
  </w:style>
  <w:style w:type="character" w:customStyle="1" w:styleId="CommentTextChar">
    <w:name w:val="Comment Text Char"/>
    <w:basedOn w:val="DefaultParagraphFont"/>
    <w:link w:val="CommentText"/>
    <w:uiPriority w:val="99"/>
    <w:rsid w:val="00F57942"/>
    <w:rPr>
      <w:sz w:val="20"/>
      <w:szCs w:val="20"/>
    </w:rPr>
  </w:style>
  <w:style w:type="paragraph" w:styleId="Revision">
    <w:name w:val="Revision"/>
    <w:hidden/>
    <w:uiPriority w:val="99"/>
    <w:semiHidden/>
    <w:rsid w:val="00FF32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9A88B4DA49FA4F99328FA7ECBBAAC1" ma:contentTypeVersion="17" ma:contentTypeDescription="Create a new document." ma:contentTypeScope="" ma:versionID="660b417e220270a6efae2c93ec07446a">
  <xsd:schema xmlns:xsd="http://www.w3.org/2001/XMLSchema" xmlns:xs="http://www.w3.org/2001/XMLSchema" xmlns:p="http://schemas.microsoft.com/office/2006/metadata/properties" xmlns:ns3="0f215fce-4250-43fe-b50b-13e349863264" xmlns:ns4="0a2d5677-6b2f-4c5d-b4d2-4be8690d749d" targetNamespace="http://schemas.microsoft.com/office/2006/metadata/properties" ma:root="true" ma:fieldsID="f9b5928fbe8cf5acb527025c8a4d11ae" ns3:_="" ns4:_="">
    <xsd:import namespace="0f215fce-4250-43fe-b50b-13e349863264"/>
    <xsd:import namespace="0a2d5677-6b2f-4c5d-b4d2-4be8690d749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215fce-4250-43fe-b50b-13e3498632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2d5677-6b2f-4c5d-b4d2-4be8690d749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f215fce-4250-43fe-b50b-13e349863264" xsi:nil="true"/>
  </documentManagement>
</p:properties>
</file>

<file path=customXml/itemProps1.xml><?xml version="1.0" encoding="utf-8"?>
<ds:datastoreItem xmlns:ds="http://schemas.openxmlformats.org/officeDocument/2006/customXml" ds:itemID="{072AF138-32ED-4CFD-B1D9-1AC9A9DBC9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215fce-4250-43fe-b50b-13e349863264"/>
    <ds:schemaRef ds:uri="0a2d5677-6b2f-4c5d-b4d2-4be8690d74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5167CC-F8DD-4FB7-9E71-49F5C2105A65}">
  <ds:schemaRefs>
    <ds:schemaRef ds:uri="http://schemas.microsoft.com/sharepoint/v3/contenttype/forms"/>
  </ds:schemaRefs>
</ds:datastoreItem>
</file>

<file path=customXml/itemProps3.xml><?xml version="1.0" encoding="utf-8"?>
<ds:datastoreItem xmlns:ds="http://schemas.openxmlformats.org/officeDocument/2006/customXml" ds:itemID="{43E84706-7F79-4FAB-9790-CFF6AA84E6A7}">
  <ds:schemaRefs>
    <ds:schemaRef ds:uri="http://schemas.microsoft.com/office/2006/metadata/properties"/>
    <ds:schemaRef ds:uri="http://schemas.microsoft.com/office/infopath/2007/PartnerControls"/>
    <ds:schemaRef ds:uri="0f215fce-4250-43fe-b50b-13e349863264"/>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1898</Words>
  <Characters>10824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Morrison</dc:creator>
  <cp:keywords/>
  <dc:description/>
  <cp:lastModifiedBy>Kyle Morrison</cp:lastModifiedBy>
  <cp:revision>3</cp:revision>
  <cp:lastPrinted>2024-07-15T04:45:00Z</cp:lastPrinted>
  <dcterms:created xsi:type="dcterms:W3CDTF">2024-07-12T03:59:00Z</dcterms:created>
  <dcterms:modified xsi:type="dcterms:W3CDTF">2024-07-15T04:55:00Z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0x010100CF9A88B4DA49FA4F99328FA7ECBBAAC1</vt:lpwstr>
  </property>
</Properties>
</file>